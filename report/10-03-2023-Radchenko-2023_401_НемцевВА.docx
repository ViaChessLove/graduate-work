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59CB8004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C0522C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4BC7E1C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C0522C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CommentReference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AB1F38A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C0522C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4986DB2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C0522C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ED6102F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C0522C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CommentReference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BodyText2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104D1C52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C0522C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CommentReference"/>
          <w:rFonts w:ascii="Times New Roman" w:hAnsi="Times New Roman" w:cs="Times New Roman"/>
        </w:rPr>
        <w:commentReference w:id="4"/>
      </w:r>
    </w:p>
    <w:p w14:paraId="23CBB749" w14:textId="1BF1DF3A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commentRangeStart w:id="5"/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</w:t>
      </w:r>
      <w:commentRangeEnd w:id="5"/>
      <w:r w:rsidR="00C0522C">
        <w:rPr>
          <w:rStyle w:val="CommentReference"/>
        </w:rPr>
        <w:commentReference w:id="5"/>
      </w:r>
      <w:r w:rsidRPr="00ED5164">
        <w:rPr>
          <w:sz w:val="28"/>
          <w:szCs w:val="28"/>
        </w:rPr>
        <w:t>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290D7662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Веб-приложение forklog.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commentRangeStart w:id="6"/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commentRangeEnd w:id="6"/>
      <w:r w:rsidR="00C0522C">
        <w:rPr>
          <w:rStyle w:val="CommentReference"/>
        </w:rPr>
        <w:commentReference w:id="6"/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 w:rsidRPr="00C0522C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изд</w:t>
      </w:r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0882548F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C0522C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BodyText2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BodyText2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BodyText2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Heading1"/>
        <w:spacing w:after="0" w:line="360" w:lineRule="auto"/>
      </w:pPr>
      <w:bookmarkStart w:id="7" w:name="_Toc36061214"/>
      <w:bookmarkStart w:id="8" w:name="_Toc36061452"/>
      <w:bookmarkStart w:id="9" w:name="_Toc40985620"/>
      <w:bookmarkStart w:id="10" w:name="_Toc40986560"/>
      <w:bookmarkStart w:id="11" w:name="_Toc41179884"/>
      <w:bookmarkStart w:id="12" w:name="_Toc127771727"/>
      <w:r w:rsidRPr="00525B2E">
        <w:lastRenderedPageBreak/>
        <w:t>ГЛОССАРИЙ</w:t>
      </w:r>
      <w:bookmarkEnd w:id="7"/>
      <w:bookmarkEnd w:id="8"/>
      <w:bookmarkEnd w:id="9"/>
      <w:bookmarkEnd w:id="10"/>
      <w:bookmarkEnd w:id="11"/>
      <w:bookmarkEnd w:id="12"/>
    </w:p>
    <w:p w14:paraId="6C093B27" w14:textId="01608BDE" w:rsidR="0047573C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ListParagraph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2"/>
          <w:footerReference w:type="firs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TOCHeading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C8468B5" w14:textId="77777777" w:rsidR="009944BC" w:rsidRDefault="00175B34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771727" w:history="1">
            <w:r w:rsidR="009944BC" w:rsidRPr="00F14580">
              <w:rPr>
                <w:rStyle w:val="Hyperlink"/>
                <w:noProof/>
              </w:rPr>
              <w:t>ГЛОССАРИЙ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4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EB1A5F2" w14:textId="77777777" w:rsidR="009944BC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8" w:history="1">
            <w:r w:rsidR="009944BC" w:rsidRPr="00F14580">
              <w:rPr>
                <w:rStyle w:val="Hyperlink"/>
                <w:noProof/>
              </w:rPr>
              <w:t>ВВЕДЕНИЕ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6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1038059D" w14:textId="77777777" w:rsidR="009944BC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9" w:history="1">
            <w:r w:rsidR="009944BC" w:rsidRPr="00F14580">
              <w:rPr>
                <w:rStyle w:val="Hyperlink"/>
                <w:noProof/>
              </w:rPr>
              <w:t>1. АНАЛИЗ ЛИТЕРАТУРЫ И СМЕЖНЫХ ПРОЕКТОВ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03C2390" w14:textId="77777777" w:rsidR="009944BC" w:rsidRPr="00897496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0" w:history="1">
            <w:r w:rsidR="009944BC" w:rsidRPr="00897496">
              <w:rPr>
                <w:rStyle w:val="Hyperlink"/>
                <w:noProof/>
              </w:rPr>
              <w:t>1.1. Понятие блокчейн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_Toc127771730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8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2E2D28C0" w14:textId="77777777" w:rsidR="009944BC" w:rsidRPr="00897496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1" w:history="1">
            <w:r w:rsidR="009944BC" w:rsidRPr="00897496">
              <w:rPr>
                <w:rStyle w:val="Hyperlink"/>
                <w:noProof/>
              </w:rPr>
              <w:t>1.2. Понятие крипто-валюты и их виды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_Toc127771731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9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58114A3" w14:textId="77777777" w:rsidR="009944BC" w:rsidRPr="00897496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2" w:history="1">
            <w:r w:rsidR="009944BC" w:rsidRPr="00897496">
              <w:rPr>
                <w:rStyle w:val="Hyperlink"/>
                <w:noProof/>
              </w:rPr>
              <w:t>1.3. Биржи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_Toc127771732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10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4015E40" w14:textId="77777777" w:rsidR="009944BC" w:rsidRPr="00897496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3" w:history="1">
            <w:r w:rsidR="009944BC" w:rsidRPr="00897496">
              <w:rPr>
                <w:rStyle w:val="Hyperlink"/>
                <w:noProof/>
              </w:rPr>
              <w:t>1.4. Приложения для отслеживания курсов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_Toc127771733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11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3897719" w14:textId="77777777" w:rsidR="009944BC" w:rsidRPr="00897496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4" w:history="1">
            <w:r w:rsidR="009944BC" w:rsidRPr="00897496">
              <w:rPr>
                <w:rStyle w:val="Hyperlink"/>
                <w:noProof/>
                <w:lang w:eastAsia="ja-JP"/>
              </w:rPr>
              <w:t>1.5. Платформы для разработки веб-приложений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_Toc127771734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15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BAAB641" w14:textId="77777777" w:rsidR="009944BC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5" w:history="1">
            <w:r w:rsidR="009944BC" w:rsidRPr="00F14580">
              <w:rPr>
                <w:rStyle w:val="Hyperlink"/>
                <w:noProof/>
                <w:lang w:eastAsia="ja-JP"/>
              </w:rPr>
              <w:t>2. ПРОЕКТИРОВАНИЕ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_Toc127771735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F1E899E" w14:textId="77777777" w:rsidR="009944BC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6" w:history="1">
            <w:r w:rsidR="009944BC" w:rsidRPr="00F14580">
              <w:rPr>
                <w:rStyle w:val="Hyperlink"/>
                <w:noProof/>
                <w:lang w:eastAsia="ja-JP"/>
              </w:rPr>
              <w:t>2.1. Анализ требований к системе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_Toc127771736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1926078" w14:textId="77777777" w:rsidR="009944BC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7" w:history="1">
            <w:r w:rsidR="009944BC" w:rsidRPr="00F14580">
              <w:rPr>
                <w:rStyle w:val="Hyperlink"/>
                <w:noProof/>
                <w:lang w:eastAsia="ja-JP"/>
              </w:rPr>
              <w:t>2.2. Варианты использования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78BAEFC" w14:textId="77777777" w:rsidR="009944BC" w:rsidRDefault="00000000" w:rsidP="00897496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8" w:history="1">
            <w:r w:rsidR="009944BC" w:rsidRPr="00F14580">
              <w:rPr>
                <w:rStyle w:val="Hyperlink"/>
                <w:noProof/>
                <w:lang w:eastAsia="ja-JP"/>
              </w:rPr>
              <w:t>2.3. Архитектура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20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4C5001E" w14:textId="77777777" w:rsidR="009944BC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9" w:history="1">
            <w:r w:rsidR="009944BC" w:rsidRPr="00F14580">
              <w:rPr>
                <w:rStyle w:val="Hyperlink"/>
                <w:noProof/>
              </w:rPr>
              <w:t>ЛИТЕРАТУРА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22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Heading1"/>
        <w:spacing w:after="0" w:line="360" w:lineRule="auto"/>
      </w:pPr>
      <w:bookmarkStart w:id="13" w:name="_Toc127771728"/>
      <w:r>
        <w:lastRenderedPageBreak/>
        <w:t>ВВЕДЕНИЕ</w:t>
      </w:r>
      <w:bookmarkEnd w:id="13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ListParagraph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4"/>
      <w:r w:rsidR="008741B7">
        <w:rPr>
          <w:sz w:val="28"/>
          <w:szCs w:val="28"/>
          <w:lang w:eastAsia="ja-JP"/>
        </w:rPr>
        <w:t>.</w:t>
      </w:r>
      <w:commentRangeEnd w:id="14"/>
      <w:r w:rsidR="008741B7">
        <w:rPr>
          <w:rStyle w:val="CommentReference"/>
        </w:rPr>
        <w:commentReference w:id="14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5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5"/>
      <w:r w:rsidR="00A75F50">
        <w:rPr>
          <w:rStyle w:val="CommentReference"/>
          <w:lang w:eastAsia="ru-RU"/>
        </w:rPr>
        <w:commentReference w:id="15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AC78DE">
      <w:pPr>
        <w:pStyle w:val="Heading1"/>
        <w:pPrChange w:id="16" w:author="Radchenko Gleb" w:date="2023-03-10T16:25:00Z">
          <w:pPr>
            <w:pStyle w:val="Heading1"/>
            <w:spacing w:after="0" w:line="360" w:lineRule="auto"/>
          </w:pPr>
        </w:pPrChange>
      </w:pPr>
      <w:bookmarkStart w:id="17" w:name="_Toc9358290"/>
      <w:bookmarkStart w:id="18" w:name="_Toc127771729"/>
      <w:r w:rsidRPr="00AC78DE">
        <w:rPr>
          <w:rPrChange w:id="19" w:author="Radchenko Gleb" w:date="2023-03-10T16:25:00Z">
            <w:rPr>
              <w:caps w:val="0"/>
            </w:rPr>
          </w:rPrChange>
        </w:rPr>
        <w:lastRenderedPageBreak/>
        <w:t xml:space="preserve">1. </w:t>
      </w:r>
      <w:bookmarkEnd w:id="17"/>
      <w:r w:rsidR="007418DE" w:rsidRPr="00AC78DE">
        <w:rPr>
          <w:rPrChange w:id="20" w:author="Radchenko Gleb" w:date="2023-03-10T16:25:00Z">
            <w:rPr>
              <w:caps w:val="0"/>
            </w:rPr>
          </w:rPrChange>
        </w:rPr>
        <w:t>АНАЛИЗ ЛИТЕРАТУРЫ И СМЕЖНЫХ ПРОЕКТОВ</w:t>
      </w:r>
      <w:bookmarkEnd w:id="18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2777173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21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2777173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22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6AEE74B7" w:rsidR="005C32A5" w:rsidRDefault="00C0522C" w:rsidP="00100B7C">
      <w:pPr>
        <w:pStyle w:val="AStyle"/>
      </w:pPr>
      <w:ins w:id="23" w:author="Radchenko Gleb" w:date="2023-03-10T16:06:00Z">
        <w:r>
          <w:t xml:space="preserve">Можно выделить следующие ключевые категории </w:t>
        </w:r>
      </w:ins>
      <w:del w:id="24" w:author="Radchenko Gleb" w:date="2023-03-10T16:07:00Z">
        <w:r w:rsidR="00B81383" w:rsidDel="00C0522C">
          <w:delText>К</w:delText>
        </w:r>
      </w:del>
      <w:ins w:id="25" w:author="Radchenko Gleb" w:date="2023-03-10T16:07:00Z">
        <w:r>
          <w:t>к</w:t>
        </w:r>
      </w:ins>
      <w:r w:rsidR="00B81383">
        <w:t>рипто-валют</w:t>
      </w:r>
      <w:ins w:id="26" w:author="Radchenko Gleb" w:date="2023-03-10T16:07:00Z">
        <w:r>
          <w:t>:</w:t>
        </w:r>
      </w:ins>
      <w:del w:id="27" w:author="Radchenko Gleb" w:date="2023-03-10T16:07:00Z">
        <w:r w:rsidR="00B81383" w:rsidDel="00C0522C">
          <w:delText>ы</w:delText>
        </w:r>
      </w:del>
      <w:r w:rsidR="00B81383">
        <w:t xml:space="preserve"> </w:t>
      </w:r>
      <w:del w:id="28" w:author="Radchenko Gleb" w:date="2023-03-10T16:07:00Z">
        <w:r w:rsidR="00B81383" w:rsidDel="00C0522C">
          <w:delText xml:space="preserve">делятся на различные категории. В силу того, что </w:delText>
        </w:r>
        <w:r w:rsidR="00B81383" w:rsidDel="00C0522C">
          <w:rPr>
            <w:lang w:val="en-US"/>
          </w:rPr>
          <w:delText>Bitcoin</w:delText>
        </w:r>
        <w:r w:rsidR="00B81383" w:rsidRPr="00B81383" w:rsidDel="00C0522C">
          <w:delText xml:space="preserve"> –</w:delText>
        </w:r>
        <w:r w:rsidR="0066589F" w:rsidDel="00C0522C">
          <w:delText xml:space="preserve"> одна из самых первых валют</w:delText>
        </w:r>
        <w:r w:rsidR="004952C5" w:rsidDel="00C0522C">
          <w:delText xml:space="preserve"> [8</w:delText>
        </w:r>
        <w:r w:rsidR="00E408C4" w:rsidRPr="00E408C4" w:rsidDel="00C0522C">
          <w:delText>]</w:delText>
        </w:r>
        <w:r w:rsidR="0066589F" w:rsidRPr="0066589F" w:rsidDel="00C0522C">
          <w:delText>,</w:delText>
        </w:r>
        <w:r w:rsidR="00B81383" w:rsidDel="00C0522C">
          <w:delText xml:space="preserve"> ее принято выделять в отдельную категорию, остальные делятся на несколько видов</w:delText>
        </w:r>
        <w:r w:rsidR="00B81383" w:rsidRPr="00B81383" w:rsidDel="00C0522C">
          <w:delText xml:space="preserve">: </w:delText>
        </w:r>
      </w:del>
    </w:p>
    <w:p w14:paraId="3FA93DE1" w14:textId="7B67F9F6" w:rsidR="00C0522C" w:rsidRDefault="00C0522C" w:rsidP="00AA41EA">
      <w:pPr>
        <w:pStyle w:val="AStyle"/>
        <w:numPr>
          <w:ilvl w:val="0"/>
          <w:numId w:val="37"/>
        </w:numPr>
        <w:ind w:left="1134" w:hanging="425"/>
        <w:rPr>
          <w:ins w:id="29" w:author="Radchenko Gleb" w:date="2023-03-10T16:07:00Z"/>
        </w:rPr>
      </w:pPr>
      <w:ins w:id="30" w:author="Radchenko Gleb" w:date="2023-03-10T16:07:00Z">
        <w:r>
          <w:rPr>
            <w:lang w:val="en-US"/>
          </w:rPr>
          <w:t>Bitcoin</w:t>
        </w:r>
        <w:r>
          <w:t xml:space="preserve"> (принято выделять отдельно как одну из первых крипто-валют </w:t>
        </w:r>
        <w:r>
          <w:t>[8</w:t>
        </w:r>
        <w:r w:rsidRPr="00E408C4">
          <w:t>]</w:t>
        </w:r>
        <w:r>
          <w:t>)</w:t>
        </w:r>
      </w:ins>
    </w:p>
    <w:p w14:paraId="42717618" w14:textId="0F8014C3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а</w:t>
      </w:r>
      <w:r w:rsidR="005C32A5">
        <w:t>льткоины;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т</w:t>
      </w:r>
      <w:r w:rsidR="005C32A5">
        <w:t>окены;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с</w:t>
      </w:r>
      <w:r w:rsidR="005C32A5">
        <w:t>тейблкоины;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DeFi</w:t>
      </w:r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1B7C810F" w:rsidR="0047573C" w:rsidRDefault="0047573C" w:rsidP="00100B7C">
      <w:pPr>
        <w:pStyle w:val="AStyle"/>
      </w:pPr>
      <w:r>
        <w:t>Токен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ins w:id="31" w:author="Radchenko Gleb" w:date="2023-03-10T16:08:00Z">
        <w:r w:rsidR="00C0522C">
          <w:t>а</w:t>
        </w:r>
      </w:ins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3D0623FB" w:rsidR="00FD4820" w:rsidRPr="0066589F" w:rsidRDefault="00FD4820" w:rsidP="00100B7C">
      <w:pPr>
        <w:pStyle w:val="AStyle"/>
      </w:pPr>
      <w:r>
        <w:t xml:space="preserve">Стейблкоины </w:t>
      </w:r>
      <w:del w:id="32" w:author="Radchenko Gleb" w:date="2023-03-10T16:08:00Z">
        <w:r w:rsidDel="00C0522C">
          <w:softHyphen/>
        </w:r>
      </w:del>
      <w:ins w:id="33" w:author="Radchenko Gleb" w:date="2023-03-10T16:08:00Z">
        <w:r w:rsidR="00C0522C">
          <w:t>–</w:t>
        </w:r>
      </w:ins>
      <w:del w:id="34" w:author="Radchenko Gleb" w:date="2023-03-10T16:08:00Z">
        <w:r w:rsidDel="00C0522C">
          <w:delText xml:space="preserve"> </w:delText>
        </w:r>
      </w:del>
      <w:ins w:id="35" w:author="Radchenko Gleb" w:date="2023-03-10T16:08:00Z">
        <w:r w:rsidR="00C0522C">
          <w:t xml:space="preserve"> </w:t>
        </w:r>
      </w:ins>
      <w:r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стейблкоины </w:t>
      </w:r>
      <w:r w:rsidR="004F6661">
        <w:lastRenderedPageBreak/>
        <w:t>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r>
        <w:t>Bitcoin</w:t>
      </w:r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r>
        <w:rPr>
          <w:lang w:val="en-US"/>
        </w:rPr>
        <w:t>Ethereum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r>
        <w:rPr>
          <w:lang w:val="en-US"/>
        </w:rPr>
        <w:t>Binance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692AB3">
      <w:pPr>
        <w:pStyle w:val="AStyle"/>
        <w:ind w:firstLine="0"/>
        <w:outlineLvl w:val="0"/>
        <w:rPr>
          <w:b/>
          <w:caps/>
        </w:rPr>
      </w:pPr>
      <w:bookmarkStart w:id="36" w:name="_Toc127771732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36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lastRenderedPageBreak/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commentRangeStart w:id="37"/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r>
        <w:rPr>
          <w:lang w:val="en-US"/>
        </w:rPr>
        <w:t>Poloniex;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r>
        <w:rPr>
          <w:lang w:val="en-US"/>
        </w:rPr>
        <w:t>Exmo</w:t>
      </w:r>
      <w:r>
        <w:t>.</w:t>
      </w:r>
      <w:commentRangeEnd w:id="37"/>
      <w:r w:rsidR="00783734">
        <w:rPr>
          <w:rStyle w:val="CommentReference"/>
          <w:lang w:eastAsia="ru-RU"/>
        </w:rPr>
        <w:commentReference w:id="37"/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крипто-валюты, представленые на площадке «</w:t>
      </w:r>
      <w:r w:rsidR="00812074">
        <w:rPr>
          <w:lang w:val="en-US"/>
        </w:rPr>
        <w:t>Exmo</w:t>
      </w:r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BitCoin;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DogeCoin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38" w:name="_Toc127771733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38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commentRangeStart w:id="39"/>
      <w:r>
        <w:rPr>
          <w:b/>
          <w:sz w:val="28"/>
          <w:szCs w:val="28"/>
          <w:lang w:val="en-US" w:eastAsia="ja-JP"/>
        </w:rPr>
        <w:lastRenderedPageBreak/>
        <w:t>Forklog</w:t>
      </w:r>
      <w:commentRangeEnd w:id="39"/>
      <w:r w:rsidR="00783734">
        <w:rPr>
          <w:rStyle w:val="CommentReference"/>
        </w:rPr>
        <w:commentReference w:id="39"/>
      </w:r>
    </w:p>
    <w:p w14:paraId="589F75EA" w14:textId="10559724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del w:id="40" w:author="Radchenko Gleb" w:date="2023-03-10T16:12:00Z">
        <w:r w:rsidDel="00783734">
          <w:rPr>
            <w:sz w:val="28"/>
            <w:szCs w:val="28"/>
            <w:lang w:eastAsia="ja-JP"/>
          </w:rPr>
          <w:delText>Веб-приложение</w:delText>
        </w:r>
      </w:del>
      <w:ins w:id="41" w:author="Radchenko Gleb" w:date="2023-03-10T16:12:00Z">
        <w:r w:rsidR="00783734">
          <w:rPr>
            <w:sz w:val="28"/>
            <w:szCs w:val="28"/>
            <w:lang w:eastAsia="ja-JP"/>
          </w:rPr>
          <w:t xml:space="preserve">Онлайн трекер крипто-валют </w:t>
        </w:r>
      </w:ins>
      <w:ins w:id="42" w:author="Radchenko Gleb" w:date="2023-03-10T16:14:00Z">
        <w:r w:rsidR="00783734" w:rsidRPr="00783734">
          <w:rPr>
            <w:sz w:val="28"/>
            <w:szCs w:val="28"/>
            <w:lang w:val="en-US" w:eastAsia="ja-JP"/>
          </w:rPr>
          <w:t>ForkLog</w:t>
        </w:r>
        <w:r w:rsidR="00783734" w:rsidRPr="00783734">
          <w:rPr>
            <w:sz w:val="28"/>
            <w:szCs w:val="28"/>
            <w:lang w:eastAsia="ja-JP"/>
          </w:rPr>
          <w:t xml:space="preserve"> </w:t>
        </w:r>
      </w:ins>
      <w:ins w:id="43" w:author="Radchenko Gleb" w:date="2023-03-10T16:12:00Z">
        <w:r w:rsidR="00783734" w:rsidRPr="00783734">
          <w:rPr>
            <w:sz w:val="28"/>
            <w:szCs w:val="28"/>
            <w:lang w:eastAsia="ja-JP"/>
            <w:rPrChange w:id="44" w:author="Radchenko Gleb" w:date="2023-03-10T16:12:00Z">
              <w:rPr>
                <w:sz w:val="28"/>
                <w:szCs w:val="28"/>
                <w:lang w:val="en-US" w:eastAsia="ja-JP"/>
              </w:rPr>
            </w:rPrChange>
          </w:rPr>
          <w:t>[</w:t>
        </w:r>
        <w:r w:rsidR="00783734">
          <w:rPr>
            <w:sz w:val="28"/>
            <w:szCs w:val="28"/>
            <w:lang w:eastAsia="ja-JP"/>
          </w:rPr>
          <w:t>ссылка</w:t>
        </w:r>
        <w:r w:rsidR="00783734" w:rsidRPr="00783734">
          <w:rPr>
            <w:sz w:val="28"/>
            <w:szCs w:val="28"/>
            <w:lang w:eastAsia="ja-JP"/>
            <w:rPrChange w:id="45" w:author="Radchenko Gleb" w:date="2023-03-10T16:12:00Z">
              <w:rPr>
                <w:sz w:val="28"/>
                <w:szCs w:val="28"/>
                <w:lang w:val="en-US" w:eastAsia="ja-JP"/>
              </w:rPr>
            </w:rPrChange>
          </w:rPr>
          <w:t>]</w:t>
        </w:r>
      </w:ins>
      <w:r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B582054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del w:id="46" w:author="Radchenko Gleb" w:date="2023-03-10T16:13:00Z">
        <w:r w:rsidR="006B061C" w:rsidDel="00783734">
          <w:rPr>
            <w:sz w:val="28"/>
            <w:szCs w:val="28"/>
            <w:lang w:eastAsia="ja-JP"/>
          </w:rPr>
          <w:delText>«</w:delText>
        </w:r>
      </w:del>
      <w:ins w:id="47" w:author="Radchenko Gleb" w:date="2023-03-10T16:14:00Z">
        <w:r w:rsidR="00783734" w:rsidRPr="00783734">
          <w:rPr>
            <w:sz w:val="28"/>
            <w:szCs w:val="28"/>
            <w:lang w:val="en-US" w:eastAsia="ja-JP"/>
          </w:rPr>
          <w:t>ForkLog</w:t>
        </w:r>
      </w:ins>
      <w:del w:id="48" w:author="Radchenko Gleb" w:date="2023-03-10T16:14:00Z">
        <w:r w:rsidR="006B061C" w:rsidDel="00783734">
          <w:rPr>
            <w:sz w:val="28"/>
            <w:szCs w:val="28"/>
            <w:lang w:val="en-US" w:eastAsia="ja-JP"/>
          </w:rPr>
          <w:delText>Forklog</w:delText>
        </w:r>
      </w:del>
      <w:del w:id="49" w:author="Radchenko Gleb" w:date="2023-03-10T16:13:00Z">
        <w:r w:rsidR="006B061C" w:rsidDel="00783734">
          <w:rPr>
            <w:sz w:val="28"/>
            <w:szCs w:val="28"/>
            <w:lang w:eastAsia="ja-JP"/>
          </w:rPr>
          <w:delText>»</w:delText>
        </w:r>
      </w:del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15524E6E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ins w:id="50" w:author="Radchenko Gleb" w:date="2023-03-10T16:14:00Z">
        <w:r w:rsidR="00783734" w:rsidRPr="00783734">
          <w:rPr>
            <w:sz w:val="28"/>
            <w:szCs w:val="28"/>
            <w:lang w:val="en-US" w:eastAsia="ja-JP"/>
          </w:rPr>
          <w:t>ForkLog</w:t>
        </w:r>
      </w:ins>
      <w:del w:id="51" w:author="Radchenko Gleb" w:date="2023-03-10T16:14:00Z">
        <w:r w:rsidDel="00783734">
          <w:rPr>
            <w:sz w:val="28"/>
            <w:szCs w:val="28"/>
            <w:lang w:val="en-US" w:eastAsia="ja-JP"/>
          </w:rPr>
          <w:delText>forklog</w:delText>
        </w:r>
        <w:r w:rsidRPr="006B061C" w:rsidDel="00783734">
          <w:rPr>
            <w:sz w:val="28"/>
            <w:szCs w:val="28"/>
            <w:lang w:eastAsia="ja-JP"/>
          </w:rPr>
          <w:delText xml:space="preserve"> </w:delText>
        </w:r>
      </w:del>
      <w:r>
        <w:rPr>
          <w:sz w:val="28"/>
          <w:szCs w:val="28"/>
          <w:lang w:eastAsia="ja-JP"/>
        </w:rPr>
        <w:t xml:space="preserve">имеет страницы с котировками коинов,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ins w:id="52" w:author="Radchenko Gleb" w:date="2023-03-10T16:14:00Z">
        <w:r w:rsidR="00783734" w:rsidRPr="00783734">
          <w:rPr>
            <w:sz w:val="28"/>
            <w:szCs w:val="28"/>
            <w:lang w:val="en-US" w:eastAsia="ja-JP"/>
          </w:rPr>
          <w:t>ForkLog</w:t>
        </w:r>
      </w:ins>
      <w:del w:id="53" w:author="Radchenko Gleb" w:date="2023-03-10T16:14:00Z">
        <w:r w:rsidR="00F801BB" w:rsidDel="00783734">
          <w:rPr>
            <w:sz w:val="28"/>
            <w:szCs w:val="28"/>
            <w:lang w:val="en-US" w:eastAsia="ja-JP"/>
          </w:rPr>
          <w:delText>forklog</w:delText>
        </w:r>
        <w:r w:rsidR="00F801BB" w:rsidRPr="00F801BB" w:rsidDel="00783734">
          <w:rPr>
            <w:sz w:val="28"/>
            <w:szCs w:val="28"/>
            <w:lang w:eastAsia="ja-JP"/>
          </w:rPr>
          <w:delText xml:space="preserve"> </w:delText>
        </w:r>
      </w:del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коинов на графиках. Однако, </w:t>
      </w:r>
      <w:ins w:id="54" w:author="Radchenko Gleb" w:date="2023-03-10T16:14:00Z">
        <w:r w:rsidR="00783734" w:rsidRPr="00783734">
          <w:rPr>
            <w:sz w:val="28"/>
            <w:szCs w:val="28"/>
            <w:lang w:val="en-US" w:eastAsia="ja-JP"/>
          </w:rPr>
          <w:t>ForkLog</w:t>
        </w:r>
      </w:ins>
      <w:del w:id="55" w:author="Radchenko Gleb" w:date="2023-03-10T16:14:00Z">
        <w:r w:rsidR="00F801BB" w:rsidDel="00783734">
          <w:rPr>
            <w:sz w:val="28"/>
            <w:szCs w:val="28"/>
            <w:lang w:val="en-US" w:eastAsia="ja-JP"/>
          </w:rPr>
          <w:delText>forklog</w:delText>
        </w:r>
        <w:r w:rsidR="00F801BB" w:rsidRPr="00F801BB" w:rsidDel="00783734">
          <w:rPr>
            <w:sz w:val="28"/>
            <w:szCs w:val="28"/>
            <w:lang w:eastAsia="ja-JP"/>
          </w:rPr>
          <w:delText xml:space="preserve"> </w:delText>
        </w:r>
      </w:del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345CDD46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криптовалют» на </w:t>
      </w:r>
      <w:del w:id="56" w:author="Radchenko Gleb" w:date="2023-03-10T16:13:00Z">
        <w:r w:rsidR="00B002B6" w:rsidDel="00783734">
          <w:rPr>
            <w:sz w:val="28"/>
            <w:szCs w:val="28"/>
            <w:lang w:eastAsia="ja-JP"/>
          </w:rPr>
          <w:delText>«</w:delText>
        </w:r>
        <w:r w:rsidDel="00783734">
          <w:rPr>
            <w:sz w:val="28"/>
            <w:szCs w:val="28"/>
            <w:lang w:val="en-US" w:eastAsia="ja-JP"/>
          </w:rPr>
          <w:delText>forklog</w:delText>
        </w:r>
        <w:r w:rsidR="00B002B6" w:rsidDel="00783734">
          <w:rPr>
            <w:sz w:val="28"/>
            <w:szCs w:val="28"/>
            <w:lang w:eastAsia="ja-JP"/>
          </w:rPr>
          <w:delText>»</w:delText>
        </w:r>
      </w:del>
      <w:ins w:id="57" w:author="Radchenko Gleb" w:date="2023-03-10T16:14:00Z">
        <w:r w:rsidR="00783734" w:rsidRPr="00783734">
          <w:rPr>
            <w:sz w:val="28"/>
            <w:szCs w:val="28"/>
            <w:lang w:eastAsia="ja-JP"/>
            <w:rPrChange w:id="58" w:author="Radchenko Gleb" w:date="2023-03-10T16:14:00Z">
              <w:rPr>
                <w:sz w:val="28"/>
                <w:szCs w:val="28"/>
                <w:lang w:val="en-US" w:eastAsia="ja-JP"/>
              </w:rPr>
            </w:rPrChange>
          </w:rPr>
          <w:t xml:space="preserve"> </w:t>
        </w:r>
        <w:r w:rsidR="00783734" w:rsidRPr="00783734">
          <w:rPr>
            <w:sz w:val="28"/>
            <w:szCs w:val="28"/>
            <w:lang w:val="en-US" w:eastAsia="ja-JP"/>
          </w:rPr>
          <w:t>ForkLog</w:t>
        </w:r>
      </w:ins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ListParagraph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ListParagraph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ListParagraph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ListParagraph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ListParagraph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Heading1"/>
        <w:pageBreakBefore w:val="0"/>
        <w:rPr>
          <w:caps w:val="0"/>
          <w:szCs w:val="28"/>
          <w:lang w:eastAsia="ja-JP"/>
        </w:rPr>
      </w:pPr>
      <w:bookmarkStart w:id="59" w:name="_Toc127771734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5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7294A49E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commentRangeStart w:id="60"/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Nuxt</w:t>
      </w:r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ListParagraph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SvelteKit</w:t>
      </w:r>
      <w:r w:rsidRPr="00AA41EA">
        <w:rPr>
          <w:sz w:val="28"/>
          <w:szCs w:val="28"/>
          <w:lang w:eastAsia="ja-JP"/>
        </w:rPr>
        <w:t>).</w:t>
      </w:r>
      <w:commentRangeEnd w:id="60"/>
      <w:r w:rsidR="00783734">
        <w:rPr>
          <w:rStyle w:val="CommentReference"/>
        </w:rPr>
        <w:commentReference w:id="60"/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commentRangeStart w:id="61"/>
      <w:r>
        <w:rPr>
          <w:sz w:val="28"/>
          <w:szCs w:val="28"/>
          <w:lang w:val="en-US" w:eastAsia="ja-JP"/>
        </w:rPr>
        <w:t>Vuex</w:t>
      </w:r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r>
        <w:rPr>
          <w:sz w:val="28"/>
          <w:szCs w:val="28"/>
          <w:lang w:val="en-US" w:eastAsia="ja-JP"/>
        </w:rPr>
        <w:t>Vue</w:t>
      </w:r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MobX;</w:t>
      </w:r>
    </w:p>
    <w:p w14:paraId="4C2D8FA8" w14:textId="4345BB9B" w:rsidR="008109B9" w:rsidRPr="008109B9" w:rsidRDefault="008109B9" w:rsidP="00AA41EA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Zustand.</w:t>
      </w:r>
      <w:commentRangeEnd w:id="61"/>
      <w:r w:rsidR="00783734">
        <w:rPr>
          <w:rStyle w:val="CommentReference"/>
        </w:rPr>
        <w:commentReference w:id="61"/>
      </w:r>
    </w:p>
    <w:p w14:paraId="200CB5B7" w14:textId="46028227" w:rsidR="004342B5" w:rsidRDefault="008109B9" w:rsidP="004342B5">
      <w:pPr>
        <w:spacing w:line="360" w:lineRule="auto"/>
        <w:ind w:firstLine="709"/>
        <w:jc w:val="both"/>
        <w:rPr>
          <w:ins w:id="62" w:author="Radchenko Gleb" w:date="2023-03-10T16:16:00Z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нагроможденности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6947E590" w14:textId="30B3614C" w:rsidR="00783734" w:rsidDel="00783734" w:rsidRDefault="00783734" w:rsidP="00783734">
      <w:pPr>
        <w:pStyle w:val="Heading1"/>
        <w:pageBreakBefore w:val="0"/>
        <w:rPr>
          <w:del w:id="63" w:author="Radchenko Gleb" w:date="2023-03-10T16:16:00Z"/>
          <w:szCs w:val="28"/>
          <w:lang w:eastAsia="ja-JP"/>
        </w:rPr>
        <w:pPrChange w:id="64" w:author="Radchenko Gleb" w:date="2023-03-10T16:16:00Z">
          <w:pPr>
            <w:spacing w:line="360" w:lineRule="auto"/>
            <w:ind w:firstLine="709"/>
            <w:jc w:val="both"/>
          </w:pPr>
        </w:pPrChange>
      </w:pPr>
      <w:ins w:id="65" w:author="Radchenko Gleb" w:date="2023-03-10T16:16:00Z">
        <w:r w:rsidRPr="00DA6F0D">
          <w:rPr>
            <w:caps w:val="0"/>
            <w:szCs w:val="28"/>
            <w:lang w:eastAsia="ja-JP"/>
          </w:rPr>
          <w:t xml:space="preserve">1.5. </w:t>
        </w:r>
        <w:r>
          <w:rPr>
            <w:caps w:val="0"/>
            <w:szCs w:val="28"/>
            <w:lang w:eastAsia="ja-JP"/>
          </w:rPr>
          <w:t>Вывод</w:t>
        </w:r>
      </w:ins>
    </w:p>
    <w:p w14:paraId="37E28BC9" w14:textId="5C549BE7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303A6D02" w:rsidR="004342B5" w:rsidRDefault="004342B5" w:rsidP="00C53381">
      <w:pPr>
        <w:spacing w:line="360" w:lineRule="auto"/>
        <w:ind w:firstLine="709"/>
        <w:jc w:val="both"/>
        <w:rPr>
          <w:ins w:id="66" w:author="Radchenko Gleb" w:date="2023-03-10T16:17:00Z"/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[13]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[15].</w:t>
      </w:r>
    </w:p>
    <w:p w14:paraId="2E3FA8EF" w14:textId="72A5B0B0" w:rsidR="00783734" w:rsidRPr="004342B5" w:rsidRDefault="00783734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ins w:id="67" w:author="Radchenko Gleb" w:date="2023-03-10T16:17:00Z">
        <w:r w:rsidRPr="00783734">
          <w:rPr>
            <w:sz w:val="28"/>
            <w:szCs w:val="28"/>
            <w:highlight w:val="yellow"/>
            <w:lang w:eastAsia="ja-JP"/>
            <w:rPrChange w:id="68" w:author="Radchenko Gleb" w:date="2023-03-10T16:18:00Z">
              <w:rPr>
                <w:sz w:val="28"/>
                <w:szCs w:val="28"/>
                <w:lang w:eastAsia="ja-JP"/>
              </w:rPr>
            </w:rPrChange>
          </w:rPr>
          <w:t xml:space="preserve">Про то что </w:t>
        </w:r>
      </w:ins>
      <w:ins w:id="69" w:author="Radchenko Gleb" w:date="2023-03-10T16:18:00Z">
        <w:r w:rsidRPr="00783734">
          <w:rPr>
            <w:sz w:val="28"/>
            <w:szCs w:val="28"/>
            <w:highlight w:val="yellow"/>
            <w:lang w:eastAsia="ja-JP"/>
            <w:rPrChange w:id="70" w:author="Radchenko Gleb" w:date="2023-03-10T16:18:00Z">
              <w:rPr>
                <w:sz w:val="28"/>
                <w:szCs w:val="28"/>
                <w:lang w:eastAsia="ja-JP"/>
              </w:rPr>
            </w:rPrChange>
          </w:rPr>
          <w:t>мониторинг криптовалют является актуальной и важной задачей поэтому будем делать такую систему.</w:t>
        </w:r>
      </w:ins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954AA77" w:rsidR="00567150" w:rsidRPr="00567150" w:rsidRDefault="00567150" w:rsidP="00554402">
      <w:pPr>
        <w:pStyle w:val="Heading1"/>
        <w:spacing w:after="0" w:line="360" w:lineRule="auto"/>
        <w:rPr>
          <w:szCs w:val="28"/>
          <w:lang w:eastAsia="ja-JP"/>
        </w:rPr>
      </w:pPr>
      <w:bookmarkStart w:id="71" w:name="_Toc127771735"/>
      <w:r>
        <w:rPr>
          <w:szCs w:val="28"/>
          <w:lang w:eastAsia="ja-JP"/>
        </w:rPr>
        <w:lastRenderedPageBreak/>
        <w:t xml:space="preserve">2. </w:t>
      </w:r>
      <w:bookmarkStart w:id="72" w:name="_Hlk129357844"/>
      <w:ins w:id="73" w:author="Radchenko Gleb" w:date="2023-03-10T16:25:00Z">
        <w:r w:rsidR="00AC78DE" w:rsidRPr="00AC78DE">
          <w:rPr>
            <w:szCs w:val="28"/>
            <w:lang w:eastAsia="ja-JP"/>
          </w:rPr>
          <w:t>Анализ требований к системе</w:t>
        </w:r>
      </w:ins>
      <w:del w:id="74" w:author="Radchenko Gleb" w:date="2023-03-10T16:25:00Z">
        <w:r w:rsidDel="00AC78DE">
          <w:rPr>
            <w:szCs w:val="28"/>
            <w:lang w:eastAsia="ja-JP"/>
          </w:rPr>
          <w:delText>ПРОЕКТИРОВАНИЕ</w:delText>
        </w:r>
      </w:del>
      <w:bookmarkEnd w:id="71"/>
      <w:bookmarkEnd w:id="72"/>
    </w:p>
    <w:p w14:paraId="5605CB97" w14:textId="4E49AA29" w:rsidR="00567150" w:rsidRDefault="00567150" w:rsidP="00554402">
      <w:pPr>
        <w:pStyle w:val="Heading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75" w:name="_Toc127771736"/>
      <w:r w:rsidRPr="00695A49">
        <w:rPr>
          <w:caps w:val="0"/>
          <w:szCs w:val="28"/>
          <w:lang w:eastAsia="ja-JP"/>
        </w:rPr>
        <w:t xml:space="preserve">2.1. </w:t>
      </w:r>
      <w:del w:id="76" w:author="Radchenko Gleb" w:date="2023-03-10T16:25:00Z">
        <w:r w:rsidRPr="00567150" w:rsidDel="00AC78DE">
          <w:rPr>
            <w:caps w:val="0"/>
            <w:szCs w:val="28"/>
            <w:lang w:eastAsia="ja-JP"/>
          </w:rPr>
          <w:delText>Анализ требований к системе</w:delText>
        </w:r>
      </w:del>
      <w:bookmarkEnd w:id="75"/>
    </w:p>
    <w:p w14:paraId="243ECD11" w14:textId="61F043E2" w:rsidR="00567150" w:rsidRDefault="003C640A" w:rsidP="00554402">
      <w:pPr>
        <w:spacing w:line="360" w:lineRule="auto"/>
        <w:ind w:firstLine="709"/>
        <w:jc w:val="both"/>
        <w:rPr>
          <w:ins w:id="77" w:author="Radchenko Gleb" w:date="2023-03-10T16:19:00Z"/>
          <w:sz w:val="28"/>
          <w:szCs w:val="28"/>
          <w:lang w:eastAsia="ja-JP"/>
        </w:rPr>
      </w:pPr>
      <w:del w:id="78" w:author="Radchenko Gleb" w:date="2023-03-10T16:19:00Z">
        <w:r w:rsidDel="00783734">
          <w:rPr>
            <w:sz w:val="28"/>
            <w:szCs w:val="28"/>
            <w:lang w:eastAsia="ja-JP"/>
          </w:rPr>
          <w:delText xml:space="preserve">Для разработки программного продукта обязательно выдвигать к нему </w:delText>
        </w:r>
        <w:r w:rsidR="00273CFC" w:rsidDel="00783734">
          <w:rPr>
            <w:sz w:val="28"/>
            <w:szCs w:val="28"/>
            <w:lang w:eastAsia="ja-JP"/>
          </w:rPr>
          <w:delTex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delText>
        </w:r>
        <w:r w:rsidR="00554402" w:rsidDel="00783734">
          <w:rPr>
            <w:sz w:val="28"/>
            <w:szCs w:val="28"/>
            <w:lang w:eastAsia="ja-JP"/>
          </w:rPr>
          <w:delText>.</w:delText>
        </w:r>
      </w:del>
    </w:p>
    <w:p w14:paraId="59692651" w14:textId="5DEC63AB" w:rsidR="00783734" w:rsidRDefault="00783734" w:rsidP="00554402">
      <w:pPr>
        <w:spacing w:line="360" w:lineRule="auto"/>
        <w:ind w:firstLine="709"/>
        <w:jc w:val="both"/>
        <w:rPr>
          <w:ins w:id="79" w:author="Radchenko Gleb" w:date="2023-03-10T16:21:00Z"/>
          <w:sz w:val="28"/>
          <w:szCs w:val="28"/>
          <w:lang w:eastAsia="ja-JP"/>
        </w:rPr>
      </w:pPr>
      <w:ins w:id="80" w:author="Radchenko Gleb" w:date="2023-03-10T16:21:00Z">
        <w:r w:rsidRPr="00AC78DE">
          <w:rPr>
            <w:sz w:val="28"/>
            <w:szCs w:val="28"/>
            <w:lang w:eastAsia="ja-JP"/>
            <w:rPrChange w:id="81" w:author="Radchenko Gleb" w:date="2023-03-10T16:23:00Z">
              <w:rPr>
                <w:sz w:val="28"/>
                <w:szCs w:val="28"/>
                <w:lang w:val="en-US" w:eastAsia="ja-JP"/>
              </w:rPr>
            </w:rPrChange>
          </w:rPr>
          <w:t>[</w:t>
        </w:r>
      </w:ins>
      <w:ins w:id="82" w:author="Radchenko Gleb" w:date="2023-03-10T16:19:00Z">
        <w:r>
          <w:rPr>
            <w:sz w:val="28"/>
            <w:szCs w:val="28"/>
            <w:lang w:eastAsia="ja-JP"/>
          </w:rPr>
          <w:t xml:space="preserve">Что за продукт ты хочешь сделать вообще. «В рамках данной работы будет </w:t>
        </w:r>
      </w:ins>
      <w:ins w:id="83" w:author="Radchenko Gleb" w:date="2023-03-10T16:20:00Z">
        <w:r>
          <w:rPr>
            <w:sz w:val="28"/>
            <w:szCs w:val="28"/>
            <w:lang w:eastAsia="ja-JP"/>
          </w:rPr>
          <w:t xml:space="preserve">разработано веб-приложение, которое позволит конечным пользователям формировать портфолио из различных крипто-валют и осуществлять мониторинг их …. </w:t>
        </w:r>
      </w:ins>
    </w:p>
    <w:p w14:paraId="6D206A64" w14:textId="67F254CE" w:rsidR="00783734" w:rsidRDefault="00783734" w:rsidP="00554402">
      <w:pPr>
        <w:spacing w:line="360" w:lineRule="auto"/>
        <w:ind w:firstLine="709"/>
        <w:jc w:val="both"/>
        <w:rPr>
          <w:ins w:id="84" w:author="Radchenko Gleb" w:date="2023-03-10T16:21:00Z"/>
          <w:sz w:val="28"/>
          <w:szCs w:val="28"/>
          <w:lang w:eastAsia="ja-JP"/>
        </w:rPr>
      </w:pPr>
    </w:p>
    <w:p w14:paraId="56AC56D3" w14:textId="59303DA4" w:rsidR="00783734" w:rsidRDefault="00783734" w:rsidP="00554402">
      <w:pPr>
        <w:spacing w:line="360" w:lineRule="auto"/>
        <w:ind w:firstLine="709"/>
        <w:jc w:val="both"/>
        <w:rPr>
          <w:ins w:id="85" w:author="Radchenko Gleb" w:date="2023-03-10T16:21:00Z"/>
          <w:sz w:val="28"/>
          <w:szCs w:val="28"/>
          <w:lang w:eastAsia="ja-JP"/>
        </w:rPr>
      </w:pPr>
    </w:p>
    <w:p w14:paraId="2AB995F8" w14:textId="67528B10" w:rsidR="00783734" w:rsidRDefault="00783734" w:rsidP="00554402">
      <w:pPr>
        <w:spacing w:line="360" w:lineRule="auto"/>
        <w:ind w:firstLine="709"/>
        <w:jc w:val="both"/>
        <w:rPr>
          <w:ins w:id="86" w:author="Radchenko Gleb" w:date="2023-03-10T16:21:00Z"/>
          <w:sz w:val="28"/>
          <w:szCs w:val="28"/>
          <w:lang w:eastAsia="ja-JP"/>
        </w:rPr>
      </w:pPr>
    </w:p>
    <w:p w14:paraId="64ADD1FB" w14:textId="5F8655D8" w:rsidR="00783734" w:rsidRDefault="00783734" w:rsidP="00554402">
      <w:pPr>
        <w:spacing w:line="360" w:lineRule="auto"/>
        <w:ind w:firstLine="709"/>
        <w:jc w:val="both"/>
        <w:rPr>
          <w:ins w:id="87" w:author="Radchenko Gleb" w:date="2023-03-10T16:21:00Z"/>
          <w:sz w:val="28"/>
          <w:szCs w:val="28"/>
          <w:lang w:eastAsia="ja-JP"/>
        </w:rPr>
      </w:pPr>
    </w:p>
    <w:p w14:paraId="3F982FB6" w14:textId="2F3B7908" w:rsidR="00783734" w:rsidRPr="00783734" w:rsidRDefault="00AC78DE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  <w:rPrChange w:id="88" w:author="Radchenko Gleb" w:date="2023-03-10T16:21:00Z">
            <w:rPr>
              <w:sz w:val="28"/>
              <w:szCs w:val="28"/>
              <w:lang w:eastAsia="ja-JP"/>
            </w:rPr>
          </w:rPrChange>
        </w:rPr>
      </w:pPr>
      <w:ins w:id="89" w:author="Radchenko Gleb" w:date="2023-03-10T16:26:00Z">
        <w:r>
          <w:rPr>
            <w:sz w:val="28"/>
            <w:szCs w:val="28"/>
            <w:lang w:eastAsia="ja-JP"/>
          </w:rPr>
          <w:t xml:space="preserve">Название системы? </w:t>
        </w:r>
      </w:ins>
      <w:ins w:id="90" w:author="Radchenko Gleb" w:date="2023-03-10T16:21:00Z">
        <w:r w:rsidR="00783734">
          <w:rPr>
            <w:sz w:val="28"/>
            <w:szCs w:val="28"/>
            <w:lang w:val="en-US" w:eastAsia="ja-JP"/>
          </w:rPr>
          <w:t>]</w:t>
        </w:r>
      </w:ins>
    </w:p>
    <w:p w14:paraId="68130B1C" w14:textId="2D3F6B86" w:rsidR="00273CFC" w:rsidRPr="00AC78DE" w:rsidRDefault="00AC78DE" w:rsidP="00AC78DE">
      <w:pPr>
        <w:pStyle w:val="ListParagraph"/>
        <w:numPr>
          <w:ilvl w:val="1"/>
          <w:numId w:val="26"/>
        </w:numPr>
        <w:spacing w:line="360" w:lineRule="auto"/>
        <w:jc w:val="both"/>
        <w:rPr>
          <w:b/>
          <w:sz w:val="28"/>
          <w:szCs w:val="28"/>
          <w:lang w:eastAsia="ja-JP"/>
          <w:rPrChange w:id="91" w:author="Radchenko Gleb" w:date="2023-03-10T16:25:00Z">
            <w:rPr>
              <w:lang w:eastAsia="ja-JP"/>
            </w:rPr>
          </w:rPrChange>
        </w:rPr>
        <w:pPrChange w:id="92" w:author="Radchenko Gleb" w:date="2023-03-10T16:25:00Z">
          <w:pPr>
            <w:spacing w:line="360" w:lineRule="auto"/>
            <w:ind w:firstLine="709"/>
            <w:jc w:val="both"/>
          </w:pPr>
        </w:pPrChange>
      </w:pPr>
      <w:ins w:id="93" w:author="Radchenko Gleb" w:date="2023-03-10T16:25:00Z">
        <w:r>
          <w:rPr>
            <w:b/>
            <w:sz w:val="28"/>
            <w:szCs w:val="28"/>
            <w:lang w:eastAsia="ja-JP"/>
          </w:rPr>
          <w:t xml:space="preserve">Определение </w:t>
        </w:r>
      </w:ins>
      <w:del w:id="94" w:author="Radchenko Gleb" w:date="2023-03-10T16:25:00Z">
        <w:r w:rsidR="003866A9" w:rsidRPr="00AC78DE" w:rsidDel="00AC78DE">
          <w:rPr>
            <w:b/>
            <w:sz w:val="28"/>
            <w:szCs w:val="28"/>
            <w:lang w:eastAsia="ja-JP"/>
            <w:rPrChange w:id="95" w:author="Radchenko Gleb" w:date="2023-03-10T16:25:00Z">
              <w:rPr>
                <w:lang w:eastAsia="ja-JP"/>
              </w:rPr>
            </w:rPrChange>
          </w:rPr>
          <w:delText>Ф</w:delText>
        </w:r>
      </w:del>
      <w:ins w:id="96" w:author="Radchenko Gleb" w:date="2023-03-10T16:25:00Z">
        <w:r>
          <w:rPr>
            <w:b/>
            <w:sz w:val="28"/>
            <w:szCs w:val="28"/>
            <w:lang w:eastAsia="ja-JP"/>
          </w:rPr>
          <w:t>ф</w:t>
        </w:r>
      </w:ins>
      <w:r w:rsidR="003866A9" w:rsidRPr="00AC78DE">
        <w:rPr>
          <w:b/>
          <w:sz w:val="28"/>
          <w:szCs w:val="28"/>
          <w:lang w:eastAsia="ja-JP"/>
          <w:rPrChange w:id="97" w:author="Radchenko Gleb" w:date="2023-03-10T16:25:00Z">
            <w:rPr>
              <w:lang w:eastAsia="ja-JP"/>
            </w:rPr>
          </w:rPrChange>
        </w:rPr>
        <w:t>ункциональны</w:t>
      </w:r>
      <w:ins w:id="98" w:author="Radchenko Gleb" w:date="2023-03-10T16:25:00Z">
        <w:r>
          <w:rPr>
            <w:b/>
            <w:sz w:val="28"/>
            <w:szCs w:val="28"/>
            <w:lang w:eastAsia="ja-JP"/>
          </w:rPr>
          <w:t>х</w:t>
        </w:r>
      </w:ins>
      <w:del w:id="99" w:author="Radchenko Gleb" w:date="2023-03-10T16:25:00Z">
        <w:r w:rsidR="003866A9" w:rsidRPr="00AC78DE" w:rsidDel="00AC78DE">
          <w:rPr>
            <w:b/>
            <w:sz w:val="28"/>
            <w:szCs w:val="28"/>
            <w:lang w:eastAsia="ja-JP"/>
            <w:rPrChange w:id="100" w:author="Radchenko Gleb" w:date="2023-03-10T16:25:00Z">
              <w:rPr>
                <w:lang w:eastAsia="ja-JP"/>
              </w:rPr>
            </w:rPrChange>
          </w:rPr>
          <w:delText>е</w:delText>
        </w:r>
      </w:del>
      <w:r w:rsidR="003866A9" w:rsidRPr="00AC78DE">
        <w:rPr>
          <w:b/>
          <w:sz w:val="28"/>
          <w:szCs w:val="28"/>
          <w:lang w:eastAsia="ja-JP"/>
          <w:rPrChange w:id="101" w:author="Radchenko Gleb" w:date="2023-03-10T16:25:00Z">
            <w:rPr>
              <w:lang w:eastAsia="ja-JP"/>
            </w:rPr>
          </w:rPrChange>
        </w:rPr>
        <w:t xml:space="preserve"> требовани</w:t>
      </w:r>
      <w:ins w:id="102" w:author="Radchenko Gleb" w:date="2023-03-10T16:25:00Z">
        <w:r>
          <w:rPr>
            <w:b/>
            <w:sz w:val="28"/>
            <w:szCs w:val="28"/>
            <w:lang w:eastAsia="ja-JP"/>
          </w:rPr>
          <w:t>й</w:t>
        </w:r>
      </w:ins>
      <w:del w:id="103" w:author="Radchenko Gleb" w:date="2023-03-10T16:25:00Z">
        <w:r w:rsidR="003866A9" w:rsidRPr="00AC78DE" w:rsidDel="00AC78DE">
          <w:rPr>
            <w:b/>
            <w:sz w:val="28"/>
            <w:szCs w:val="28"/>
            <w:lang w:eastAsia="ja-JP"/>
            <w:rPrChange w:id="104" w:author="Radchenko Gleb" w:date="2023-03-10T16:25:00Z">
              <w:rPr>
                <w:lang w:eastAsia="ja-JP"/>
              </w:rPr>
            </w:rPrChange>
          </w:rPr>
          <w:delText>я</w:delText>
        </w:r>
      </w:del>
    </w:p>
    <w:p w14:paraId="03339092" w14:textId="555259B6" w:rsidR="003866A9" w:rsidRDefault="003866A9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</w:t>
      </w:r>
      <w:ins w:id="105" w:author="Radchenko Gleb" w:date="2023-03-10T16:26:00Z">
        <w:r w:rsidR="00AC78DE">
          <w:rPr>
            <w:sz w:val="28"/>
            <w:szCs w:val="28"/>
            <w:lang w:eastAsia="ja-JP"/>
          </w:rPr>
          <w:t xml:space="preserve">"название» </w:t>
        </w:r>
      </w:ins>
      <w:r>
        <w:rPr>
          <w:sz w:val="28"/>
          <w:szCs w:val="28"/>
          <w:lang w:eastAsia="ja-JP"/>
        </w:rPr>
        <w:t>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498ADFED" w14:textId="7280687E" w:rsidR="00387BE7" w:rsidRDefault="00387BE7" w:rsidP="00554402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».</w:t>
      </w:r>
    </w:p>
    <w:p w14:paraId="389D567E" w14:textId="71F32C4A" w:rsidR="003866A9" w:rsidRPr="00AC78DE" w:rsidRDefault="00AC78DE" w:rsidP="00AC78DE">
      <w:pPr>
        <w:pStyle w:val="ListParagraph"/>
        <w:numPr>
          <w:ilvl w:val="1"/>
          <w:numId w:val="26"/>
        </w:numPr>
        <w:spacing w:line="360" w:lineRule="auto"/>
        <w:jc w:val="both"/>
        <w:rPr>
          <w:b/>
          <w:sz w:val="28"/>
          <w:szCs w:val="28"/>
          <w:lang w:eastAsia="ja-JP"/>
          <w:rPrChange w:id="106" w:author="Radchenko Gleb" w:date="2023-03-10T16:25:00Z">
            <w:rPr>
              <w:lang w:eastAsia="ja-JP"/>
            </w:rPr>
          </w:rPrChange>
        </w:rPr>
        <w:pPrChange w:id="107" w:author="Radchenko Gleb" w:date="2023-03-10T16:25:00Z">
          <w:pPr>
            <w:spacing w:line="360" w:lineRule="auto"/>
            <w:ind w:firstLine="709"/>
            <w:jc w:val="both"/>
          </w:pPr>
        </w:pPrChange>
      </w:pPr>
      <w:ins w:id="108" w:author="Radchenko Gleb" w:date="2023-03-10T16:25:00Z">
        <w:r>
          <w:rPr>
            <w:b/>
            <w:sz w:val="28"/>
            <w:szCs w:val="28"/>
            <w:lang w:eastAsia="ja-JP"/>
          </w:rPr>
          <w:lastRenderedPageBreak/>
          <w:t>Определение неф</w:t>
        </w:r>
      </w:ins>
      <w:ins w:id="109" w:author="Radchenko Gleb" w:date="2023-03-10T16:26:00Z">
        <w:r>
          <w:rPr>
            <w:b/>
            <w:sz w:val="28"/>
            <w:szCs w:val="28"/>
            <w:lang w:eastAsia="ja-JP"/>
          </w:rPr>
          <w:t xml:space="preserve">ункциональных </w:t>
        </w:r>
      </w:ins>
      <w:del w:id="110" w:author="Radchenko Gleb" w:date="2023-03-10T16:26:00Z">
        <w:r w:rsidR="003866A9" w:rsidRPr="00AC78DE" w:rsidDel="00AC78DE">
          <w:rPr>
            <w:b/>
            <w:sz w:val="28"/>
            <w:szCs w:val="28"/>
            <w:lang w:eastAsia="ja-JP"/>
            <w:rPrChange w:id="111" w:author="Radchenko Gleb" w:date="2023-03-10T16:25:00Z">
              <w:rPr>
                <w:lang w:eastAsia="ja-JP"/>
              </w:rPr>
            </w:rPrChange>
          </w:rPr>
          <w:delText xml:space="preserve">Нефункциональные </w:delText>
        </w:r>
      </w:del>
      <w:r w:rsidR="003866A9" w:rsidRPr="00AC78DE">
        <w:rPr>
          <w:b/>
          <w:sz w:val="28"/>
          <w:szCs w:val="28"/>
          <w:lang w:eastAsia="ja-JP"/>
          <w:rPrChange w:id="112" w:author="Radchenko Gleb" w:date="2023-03-10T16:25:00Z">
            <w:rPr>
              <w:lang w:eastAsia="ja-JP"/>
            </w:rPr>
          </w:rPrChange>
        </w:rPr>
        <w:t>требован</w:t>
      </w:r>
      <w:ins w:id="113" w:author="Radchenko Gleb" w:date="2023-03-10T16:26:00Z">
        <w:r>
          <w:rPr>
            <w:b/>
            <w:sz w:val="28"/>
            <w:szCs w:val="28"/>
            <w:lang w:eastAsia="ja-JP"/>
          </w:rPr>
          <w:t>ий</w:t>
        </w:r>
      </w:ins>
      <w:del w:id="114" w:author="Radchenko Gleb" w:date="2023-03-10T16:26:00Z">
        <w:r w:rsidR="003866A9" w:rsidRPr="00AC78DE" w:rsidDel="00AC78DE">
          <w:rPr>
            <w:b/>
            <w:sz w:val="28"/>
            <w:szCs w:val="28"/>
            <w:lang w:eastAsia="ja-JP"/>
            <w:rPrChange w:id="115" w:author="Radchenko Gleb" w:date="2023-03-10T16:25:00Z">
              <w:rPr>
                <w:lang w:eastAsia="ja-JP"/>
              </w:rPr>
            </w:rPrChange>
          </w:rPr>
          <w:delText>ия</w:delText>
        </w:r>
      </w:del>
    </w:p>
    <w:p w14:paraId="1829282C" w14:textId="44CD83EC" w:rsidR="003866A9" w:rsidRDefault="003866A9" w:rsidP="00554402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DADCE67" w:rsidR="00387BE7" w:rsidRPr="00387BE7" w:rsidRDefault="003866A9" w:rsidP="00387BE7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8D1B64C" w:rsidR="00A723B3" w:rsidRDefault="00A723B3" w:rsidP="00387BE7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116" w:name="_Toc127771737"/>
      <w:r w:rsidRPr="00CF59A3">
        <w:rPr>
          <w:caps w:val="0"/>
          <w:szCs w:val="28"/>
          <w:lang w:eastAsia="ja-JP"/>
        </w:rPr>
        <w:t>2.</w:t>
      </w:r>
      <w:ins w:id="117" w:author="Radchenko Gleb" w:date="2023-03-10T16:26:00Z">
        <w:r w:rsidR="00AC78DE">
          <w:rPr>
            <w:caps w:val="0"/>
            <w:szCs w:val="28"/>
            <w:lang w:eastAsia="ja-JP"/>
          </w:rPr>
          <w:t>3</w:t>
        </w:r>
      </w:ins>
      <w:del w:id="118" w:author="Radchenko Gleb" w:date="2023-03-10T16:26:00Z">
        <w:r w:rsidRPr="00CF59A3" w:rsidDel="00AC78DE">
          <w:rPr>
            <w:caps w:val="0"/>
            <w:szCs w:val="28"/>
            <w:lang w:eastAsia="ja-JP"/>
          </w:rPr>
          <w:delText>2</w:delText>
        </w:r>
      </w:del>
      <w:r w:rsidRPr="00CF59A3">
        <w:rPr>
          <w:caps w:val="0"/>
          <w:szCs w:val="28"/>
          <w:lang w:eastAsia="ja-JP"/>
        </w:rPr>
        <w:t xml:space="preserve">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  <w:bookmarkEnd w:id="116"/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0C42C1B0" w14:textId="1AD496C2" w:rsidR="00387BE7" w:rsidRDefault="00387BE7" w:rsidP="00F20BD2">
      <w:pPr>
        <w:pStyle w:val="ListParagraph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7341D997" w14:textId="37BE450E" w:rsidR="00A22022" w:rsidRDefault="00A22022" w:rsidP="004342B5">
      <w:pPr>
        <w:spacing w:line="360" w:lineRule="auto"/>
        <w:jc w:val="both"/>
        <w:rPr>
          <w:ins w:id="119" w:author="Radchenko Gleb" w:date="2023-03-10T16:23:00Z"/>
          <w:sz w:val="28"/>
          <w:szCs w:val="28"/>
          <w:lang w:eastAsia="ja-JP"/>
        </w:rPr>
      </w:pPr>
    </w:p>
    <w:p w14:paraId="196C0DAB" w14:textId="0F710C56" w:rsidR="00AC78DE" w:rsidRPr="00AC78DE" w:rsidRDefault="00AC78DE" w:rsidP="00AC78DE">
      <w:pPr>
        <w:pStyle w:val="Heading1"/>
        <w:spacing w:after="0" w:line="360" w:lineRule="auto"/>
        <w:rPr>
          <w:szCs w:val="28"/>
          <w:lang w:eastAsia="ja-JP"/>
        </w:rPr>
        <w:pPrChange w:id="120" w:author="Radchenko Gleb" w:date="2023-03-10T16:24:00Z">
          <w:pPr>
            <w:spacing w:line="360" w:lineRule="auto"/>
            <w:jc w:val="both"/>
          </w:pPr>
        </w:pPrChange>
      </w:pPr>
      <w:ins w:id="121" w:author="Radchenko Gleb" w:date="2023-03-10T16:24:00Z">
        <w:r w:rsidRPr="00AC78DE">
          <w:rPr>
            <w:szCs w:val="28"/>
            <w:lang w:eastAsia="ja-JP"/>
            <w:rPrChange w:id="122" w:author="Radchenko Gleb" w:date="2023-03-10T16:24:00Z">
              <w:rPr>
                <w:szCs w:val="28"/>
                <w:lang w:val="en-US" w:eastAsia="ja-JP"/>
              </w:rPr>
            </w:rPrChange>
          </w:rPr>
          <w:lastRenderedPageBreak/>
          <w:t xml:space="preserve">3. </w:t>
        </w:r>
      </w:ins>
      <w:ins w:id="123" w:author="Radchenko Gleb" w:date="2023-03-10T16:23:00Z">
        <w:r>
          <w:rPr>
            <w:szCs w:val="28"/>
            <w:lang w:eastAsia="ja-JP"/>
          </w:rPr>
          <w:t>ПРОЕКТИРОВАНИЕ</w:t>
        </w:r>
      </w:ins>
      <w:ins w:id="124" w:author="Radchenko Gleb" w:date="2023-03-10T16:24:00Z">
        <w:r w:rsidRPr="00AC78DE">
          <w:rPr>
            <w:szCs w:val="28"/>
            <w:lang w:eastAsia="ja-JP"/>
            <w:rPrChange w:id="125" w:author="Radchenko Gleb" w:date="2023-03-10T16:24:00Z">
              <w:rPr>
                <w:szCs w:val="28"/>
                <w:lang w:val="en-US" w:eastAsia="ja-JP"/>
              </w:rPr>
            </w:rPrChange>
          </w:rPr>
          <w:t xml:space="preserve"> </w:t>
        </w:r>
        <w:r>
          <w:rPr>
            <w:szCs w:val="28"/>
            <w:lang w:eastAsia="ja-JP"/>
          </w:rPr>
          <w:t>АРХИТЕКТУРЫ СИСТЕМЫ</w:t>
        </w:r>
      </w:ins>
    </w:p>
    <w:p w14:paraId="32716342" w14:textId="3ABE9884" w:rsidR="001F5948" w:rsidDel="00AC78DE" w:rsidRDefault="001F5948" w:rsidP="00E8577D">
      <w:pPr>
        <w:pStyle w:val="Heading1"/>
        <w:pageBreakBefore w:val="0"/>
        <w:spacing w:after="0" w:line="360" w:lineRule="auto"/>
        <w:rPr>
          <w:del w:id="126" w:author="Radchenko Gleb" w:date="2023-03-10T16:24:00Z"/>
          <w:caps w:val="0"/>
          <w:szCs w:val="28"/>
          <w:lang w:eastAsia="ja-JP"/>
        </w:rPr>
      </w:pPr>
      <w:bookmarkStart w:id="127" w:name="_Toc127771738"/>
      <w:del w:id="128" w:author="Radchenko Gleb" w:date="2023-03-10T16:24:00Z">
        <w:r w:rsidRPr="004342B5" w:rsidDel="00AC78DE">
          <w:rPr>
            <w:caps w:val="0"/>
            <w:szCs w:val="28"/>
            <w:lang w:eastAsia="ja-JP"/>
          </w:rPr>
          <w:delText xml:space="preserve">2.3. </w:delText>
        </w:r>
        <w:r w:rsidR="004342B5" w:rsidRPr="004342B5" w:rsidDel="00AC78DE">
          <w:rPr>
            <w:caps w:val="0"/>
            <w:szCs w:val="28"/>
            <w:lang w:eastAsia="ja-JP"/>
          </w:rPr>
          <w:delText>Архитектура системы</w:delText>
        </w:r>
        <w:bookmarkEnd w:id="127"/>
      </w:del>
    </w:p>
    <w:p w14:paraId="07C38C68" w14:textId="10D93C46" w:rsidR="00E8577D" w:rsidRDefault="004342B5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Архитектура приложения использует популярный на данный момент </w:t>
      </w:r>
      <w:r w:rsidR="00C574F2">
        <w:rPr>
          <w:sz w:val="28"/>
          <w:szCs w:val="28"/>
          <w:lang w:eastAsia="ja-JP"/>
        </w:rPr>
        <w:t xml:space="preserve">подход – </w:t>
      </w:r>
      <w:r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C574F2" w:rsidRPr="00C574F2">
        <w:rPr>
          <w:sz w:val="28"/>
          <w:szCs w:val="28"/>
          <w:lang w:eastAsia="ja-JP"/>
        </w:rPr>
        <w:t>[16].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 обновления данных напрямую из хранилища.</w:t>
      </w:r>
      <w:r w:rsidR="00643AB1">
        <w:rPr>
          <w:sz w:val="28"/>
          <w:szCs w:val="28"/>
          <w:lang w:eastAsia="ja-JP"/>
        </w:rPr>
        <w:t xml:space="preserve"> </w:t>
      </w:r>
    </w:p>
    <w:p w14:paraId="3FDBFD78" w14:textId="0A6F9D51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связи с этим, для прецедента номер 2 из пункта 2.2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41787" w:rsidRPr="00D41787">
        <w:rPr>
          <w:sz w:val="28"/>
          <w:szCs w:val="28"/>
          <w:lang w:eastAsia="ja-JP"/>
        </w:rPr>
        <w:t>[17]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5E393121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643AB1">
        <w:rPr>
          <w:noProof/>
          <w:sz w:val="28"/>
          <w:szCs w:val="28"/>
        </w:rPr>
        <w:drawing>
          <wp:inline distT="0" distB="0" distL="0" distR="0" wp14:anchorId="531EA258" wp14:editId="13C0AF68">
            <wp:extent cx="5759450" cy="2438400"/>
            <wp:effectExtent l="19050" t="19050" r="127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commentRangeStart w:id="129"/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  <w:commentRangeEnd w:id="129"/>
      <w:r w:rsidR="00AC78DE">
        <w:rPr>
          <w:rStyle w:val="CommentReference"/>
        </w:rPr>
        <w:commentReference w:id="129"/>
      </w:r>
    </w:p>
    <w:p w14:paraId="5AAEE600" w14:textId="65EA9DCF" w:rsidR="00643AB1" w:rsidRDefault="00AC78DE" w:rsidP="00643AB1">
      <w:pPr>
        <w:spacing w:line="360" w:lineRule="auto"/>
        <w:rPr>
          <w:ins w:id="130" w:author="Radchenko Gleb" w:date="2023-03-10T16:28:00Z"/>
          <w:sz w:val="28"/>
          <w:szCs w:val="28"/>
          <w:lang w:eastAsia="ja-JP"/>
        </w:rPr>
      </w:pPr>
      <w:ins w:id="131" w:author="Radchenko Gleb" w:date="2023-03-10T16:28:00Z">
        <w:r>
          <w:rPr>
            <w:sz w:val="28"/>
            <w:szCs w:val="28"/>
            <w:lang w:eastAsia="ja-JP"/>
          </w:rPr>
          <w:t>Диаграмма компонентов и описание этих компонентов</w:t>
        </w:r>
      </w:ins>
    </w:p>
    <w:p w14:paraId="74B50B8D" w14:textId="77FA7440" w:rsidR="00AC78DE" w:rsidRDefault="00AC78DE" w:rsidP="00643AB1">
      <w:pPr>
        <w:spacing w:line="360" w:lineRule="auto"/>
        <w:rPr>
          <w:sz w:val="28"/>
          <w:szCs w:val="28"/>
          <w:lang w:eastAsia="ja-JP"/>
        </w:rPr>
      </w:pPr>
      <w:ins w:id="132" w:author="Radchenko Gleb" w:date="2023-03-10T16:28:00Z">
        <w:r>
          <w:rPr>
            <w:sz w:val="28"/>
            <w:szCs w:val="28"/>
            <w:lang w:eastAsia="ja-JP"/>
          </w:rPr>
          <w:t>Диаграмма деятельности (действия)</w:t>
        </w:r>
      </w:ins>
    </w:p>
    <w:p w14:paraId="7DA394BE" w14:textId="78EA1293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r w:rsidR="00305AFD">
        <w:rPr>
          <w:sz w:val="28"/>
          <w:szCs w:val="28"/>
          <w:lang w:val="en-US" w:eastAsia="ja-JP"/>
        </w:rPr>
        <w:t>uuid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305AFD">
        <w:rPr>
          <w:sz w:val="28"/>
          <w:szCs w:val="28"/>
          <w:lang w:eastAsia="ja-JP"/>
        </w:rPr>
        <w:t xml:space="preserve"> [14]. После обработки запроса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</w:t>
      </w:r>
      <w:r w:rsidR="00305AFD">
        <w:rPr>
          <w:sz w:val="28"/>
          <w:szCs w:val="28"/>
          <w:lang w:eastAsia="ja-JP"/>
        </w:rPr>
        <w:lastRenderedPageBreak/>
        <w:t>веб-приложение кладет данные в хранилище, а затем передает его в Интерфейс пользователя.</w:t>
      </w:r>
    </w:p>
    <w:p w14:paraId="194FE261" w14:textId="5FAC25B9" w:rsidR="00FC0E58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данной главе был</w:t>
      </w:r>
      <w:r w:rsidR="004B3845">
        <w:rPr>
          <w:sz w:val="28"/>
          <w:szCs w:val="28"/>
          <w:lang w:eastAsia="ja-JP"/>
        </w:rPr>
        <w:t>и выдвинуты требования к системе, а также</w:t>
      </w:r>
      <w:r>
        <w:rPr>
          <w:sz w:val="28"/>
          <w:szCs w:val="28"/>
          <w:lang w:eastAsia="ja-JP"/>
        </w:rPr>
        <w:t xml:space="preserve"> проведен </w:t>
      </w:r>
      <w:r w:rsidR="004B3845">
        <w:rPr>
          <w:sz w:val="28"/>
          <w:szCs w:val="28"/>
          <w:lang w:eastAsia="ja-JP"/>
        </w:rPr>
        <w:t xml:space="preserve">их анализ. </w:t>
      </w:r>
      <w:r w:rsidR="00387BE7">
        <w:rPr>
          <w:sz w:val="28"/>
          <w:szCs w:val="28"/>
          <w:lang w:eastAsia="ja-JP"/>
        </w:rPr>
        <w:t>Помимо этого,</w:t>
      </w:r>
      <w:r w:rsidR="004B3845">
        <w:rPr>
          <w:sz w:val="28"/>
          <w:szCs w:val="28"/>
          <w:lang w:eastAsia="ja-JP"/>
        </w:rPr>
        <w:t xml:space="preserve"> были реализованы диаграмма вариантов использования и диаграмма потоков </w:t>
      </w:r>
      <w:r w:rsidR="00225818">
        <w:rPr>
          <w:sz w:val="28"/>
          <w:szCs w:val="28"/>
          <w:lang w:eastAsia="ja-JP"/>
        </w:rPr>
        <w:t xml:space="preserve">данных </w:t>
      </w:r>
      <w:r w:rsidR="004B3845">
        <w:rPr>
          <w:sz w:val="28"/>
          <w:szCs w:val="28"/>
          <w:lang w:eastAsia="ja-JP"/>
        </w:rPr>
        <w:t>для одного из прецедентов.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4AA6BFF0" w:rsidR="00C66049" w:rsidRDefault="00FC0E58" w:rsidP="00FC0E58">
      <w:pPr>
        <w:pStyle w:val="Heading1"/>
        <w:spacing w:after="0" w:line="360" w:lineRule="auto"/>
        <w:rPr>
          <w:szCs w:val="28"/>
          <w:lang w:eastAsia="ja-JP"/>
        </w:rPr>
      </w:pPr>
      <w:r w:rsidRPr="00FC0E58">
        <w:rPr>
          <w:szCs w:val="28"/>
          <w:lang w:eastAsia="ja-JP"/>
        </w:rPr>
        <w:lastRenderedPageBreak/>
        <w:t>3. РЕАЛИЗАЦИЯ СИСТЕМЫ</w:t>
      </w:r>
    </w:p>
    <w:p w14:paraId="13C4877E" w14:textId="7D9D17B1" w:rsidR="00926585" w:rsidRDefault="00926585" w:rsidP="00926585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926585">
        <w:rPr>
          <w:caps w:val="0"/>
          <w:szCs w:val="28"/>
          <w:lang w:eastAsia="ja-JP"/>
        </w:rPr>
        <w:t>3.1. Программные средства</w:t>
      </w:r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62B8829A" w:rsidR="00926585" w:rsidRDefault="00926585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данных.</w:t>
      </w:r>
    </w:p>
    <w:p w14:paraId="1155CF4F" w14:textId="389BC14D" w:rsidR="00926585" w:rsidRDefault="00926585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</w:p>
    <w:p w14:paraId="2F57065C" w14:textId="5B9E7749" w:rsidR="00D0445C" w:rsidRDefault="00D0445C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компонентов.</w:t>
      </w:r>
    </w:p>
    <w:p w14:paraId="1F109E88" w14:textId="413170D7" w:rsidR="00D0445C" w:rsidRDefault="00D0445C" w:rsidP="003A4BCB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приложения.</w:t>
      </w:r>
    </w:p>
    <w:p w14:paraId="17C443D6" w14:textId="4BD6B8F6" w:rsidR="003A4BCB" w:rsidRDefault="00C76AF3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внутри </w:t>
      </w:r>
      <w:r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>.</w:t>
      </w:r>
    </w:p>
    <w:p w14:paraId="45193705" w14:textId="4848129F" w:rsidR="00A77B1A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данных.</w:t>
      </w:r>
    </w:p>
    <w:p w14:paraId="0FFF4A7C" w14:textId="7C7FB208" w:rsidR="00A77B1A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предупреждений.</w:t>
      </w:r>
    </w:p>
    <w:p w14:paraId="14D64E1F" w14:textId="1D85A658" w:rsidR="00A77B1A" w:rsidRPr="00926585" w:rsidRDefault="00A77B1A" w:rsidP="00C76AF3">
      <w:pPr>
        <w:pStyle w:val="ListParagraph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1A589C1D" w:rsidR="00FC0E58" w:rsidRDefault="00FC0E58" w:rsidP="001C7F96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1C7F96">
        <w:rPr>
          <w:caps w:val="0"/>
          <w:szCs w:val="28"/>
          <w:lang w:eastAsia="ja-JP"/>
        </w:rPr>
        <w:lastRenderedPageBreak/>
        <w:t>3.</w:t>
      </w:r>
      <w:r w:rsidR="00926585">
        <w:rPr>
          <w:caps w:val="0"/>
          <w:szCs w:val="28"/>
          <w:lang w:eastAsia="ja-JP"/>
        </w:rPr>
        <w:t>2</w:t>
      </w:r>
      <w:r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Pr="001C7F96">
        <w:rPr>
          <w:caps w:val="0"/>
          <w:szCs w:val="28"/>
          <w:lang w:eastAsia="ja-JP"/>
        </w:rPr>
        <w:t xml:space="preserve"> приложения</w:t>
      </w:r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7B69916F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Webpack;</w:t>
      </w:r>
    </w:p>
    <w:p w14:paraId="61C3AA10" w14:textId="6AD7D1EB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ESBuild;</w:t>
      </w:r>
    </w:p>
    <w:p w14:paraId="7D3EBCA4" w14:textId="70853D3C" w:rsidR="007E4F3F" w:rsidRPr="007E4F3F" w:rsidRDefault="007E4F3F" w:rsidP="007E4F3F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Vite.</w:t>
      </w:r>
    </w:p>
    <w:p w14:paraId="71694C05" w14:textId="7280C9BC" w:rsidR="00882185" w:rsidRPr="00882185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882185">
        <w:rPr>
          <w:sz w:val="28"/>
          <w:szCs w:val="28"/>
          <w:lang w:eastAsia="ja-JP"/>
        </w:rPr>
        <w:t xml:space="preserve"> [19]. Однако, количество загрузок у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 </w:t>
      </w:r>
      <w:r w:rsidR="00882185">
        <w:rPr>
          <w:sz w:val="28"/>
          <w:szCs w:val="28"/>
          <w:lang w:val="en-US" w:eastAsia="ja-JP"/>
        </w:rPr>
        <w:t>ESBuild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быстро растет, обусловлено это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высокой производительностью и скоростью сборки.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использует модули, написанные на языке </w:t>
      </w:r>
      <w:r w:rsidR="00882185">
        <w:rPr>
          <w:sz w:val="28"/>
          <w:szCs w:val="28"/>
          <w:lang w:val="en-US" w:eastAsia="ja-JP"/>
        </w:rPr>
        <w:t>Go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что позволяет быстро собирать и запускать приложение, а конфигурация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в которых встречается очень много сложных зависимостей [20]. Потому, для 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4CF67E6B" w14:textId="77777777" w:rsidR="00882185" w:rsidRPr="009265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} </w:t>
      </w: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from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'</w:t>
      </w: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275CB3E0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 react from '@vitejs/plugin-react';</w:t>
      </w:r>
    </w:p>
    <w:p w14:paraId="2A6D6C85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 eslintPlugin from 'vite-plugin-eslint';</w:t>
      </w:r>
    </w:p>
    <w:p w14:paraId="42E9037B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037655F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export default defineConfig({</w:t>
      </w:r>
    </w:p>
    <w:p w14:paraId="68389F43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</w:t>
      </w:r>
    </w:p>
    <w:p w14:paraId="5F42BE8E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eslintPlugin({</w:t>
      </w:r>
    </w:p>
    <w:p w14:paraId="1E95476C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  exclude: ["/@react-refresh", "**/*.css"]</w:t>
      </w:r>
    </w:p>
    <w:p w14:paraId="5FE1BB0C" w14:textId="77777777" w:rsidR="00882185" w:rsidRPr="00C0522C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C0522C">
        <w:rPr>
          <w:rFonts w:ascii="Courier New" w:hAnsi="Courier New" w:cs="Courier New"/>
          <w:sz w:val="24"/>
          <w:szCs w:val="24"/>
          <w:lang w:eastAsia="ja-JP"/>
        </w:rPr>
        <w:t>}),</w:t>
      </w:r>
    </w:p>
    <w:p w14:paraId="71D199C4" w14:textId="77777777" w:rsidR="00882185" w:rsidRPr="00C0522C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C0522C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r w:rsidRPr="00C0522C">
        <w:rPr>
          <w:rFonts w:ascii="Courier New" w:hAnsi="Courier New" w:cs="Courier New"/>
          <w:sz w:val="24"/>
          <w:szCs w:val="24"/>
          <w:lang w:eastAsia="ja-JP"/>
        </w:rPr>
        <w:t>(),</w:t>
      </w:r>
    </w:p>
    <w:p w14:paraId="1104EF50" w14:textId="77777777" w:rsidR="00882185" w:rsidRPr="00C0522C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C0522C">
        <w:rPr>
          <w:rFonts w:ascii="Courier New" w:hAnsi="Courier New" w:cs="Courier New"/>
          <w:sz w:val="24"/>
          <w:szCs w:val="24"/>
          <w:lang w:eastAsia="ja-JP"/>
        </w:rPr>
        <w:t xml:space="preserve">  ]</w:t>
      </w:r>
    </w:p>
    <w:p w14:paraId="0808CE49" w14:textId="4C53B040" w:rsidR="00882185" w:rsidRPr="005A7589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82185">
        <w:rPr>
          <w:rFonts w:ascii="Courier New" w:hAnsi="Courier New" w:cs="Courier New"/>
          <w:sz w:val="24"/>
          <w:szCs w:val="24"/>
          <w:lang w:eastAsia="ja-JP"/>
        </w:rPr>
        <w:t>})</w:t>
      </w:r>
      <w:r w:rsidR="00A77B1A" w:rsidRPr="005A7589">
        <w:rPr>
          <w:rFonts w:ascii="Courier New" w:hAnsi="Courier New" w:cs="Courier New"/>
          <w:sz w:val="24"/>
          <w:szCs w:val="24"/>
          <w:lang w:eastAsia="ja-JP"/>
        </w:rPr>
        <w:t>;</w:t>
      </w:r>
    </w:p>
    <w:p w14:paraId="720FF9D5" w14:textId="77777777" w:rsidR="00882185" w:rsidRPr="0052420A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9FE5C94" w:rsidR="00882185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>
        <w:rPr>
          <w:sz w:val="28"/>
          <w:szCs w:val="28"/>
          <w:lang w:val="en-US" w:eastAsia="ja-JP"/>
        </w:rPr>
        <w:t>React</w:t>
      </w:r>
      <w:r w:rsidRPr="008821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ESLint</w:t>
      </w:r>
      <w:r w:rsidRPr="00882185">
        <w:rPr>
          <w:sz w:val="28"/>
          <w:szCs w:val="28"/>
          <w:lang w:eastAsia="ja-JP"/>
        </w:rPr>
        <w:t>.</w:t>
      </w:r>
    </w:p>
    <w:p w14:paraId="2E5FEF61" w14:textId="799378C2" w:rsidR="005020A7" w:rsidRDefault="005020A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Кроме этого, в приложении используется язык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. Для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>
        <w:rPr>
          <w:sz w:val="28"/>
          <w:szCs w:val="28"/>
          <w:lang w:val="en-US" w:eastAsia="ja-JP"/>
        </w:rPr>
        <w:t>JavaScript</w:t>
      </w:r>
      <w:r w:rsidRPr="005020A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{</w:t>
      </w:r>
    </w:p>
    <w:p w14:paraId="35AD1F9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"compilerOptions": {</w:t>
      </w:r>
    </w:p>
    <w:p w14:paraId="4DA227C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"target": "ESNext",</w:t>
      </w:r>
    </w:p>
    <w:p w14:paraId="60DD703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"useDefineForClassFields": true,</w:t>
      </w:r>
    </w:p>
    <w:p w14:paraId="2A269CD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"lib": ["DOM", "DOM.Iterable", "ESNext"],</w:t>
      </w:r>
    </w:p>
    <w:p w14:paraId="265A9F32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"allowJs": false,</w:t>
      </w:r>
    </w:p>
    <w:p w14:paraId="7D9A0D83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"skipLibCheck": true,</w:t>
      </w:r>
    </w:p>
    <w:p w14:paraId="1A055E51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"esModuleInterop": false,</w:t>
      </w:r>
    </w:p>
    <w:p w14:paraId="5B00097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"allowSyntheticDefaultImports": true,</w:t>
      </w:r>
    </w:p>
    <w:p w14:paraId="2B78E5D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"strict": true,</w:t>
      </w:r>
    </w:p>
    <w:p w14:paraId="581726E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"forceConsistentCasingInFileNames": true,</w:t>
      </w:r>
    </w:p>
    <w:p w14:paraId="0B3B462E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"module": "ESNext",</w:t>
      </w:r>
    </w:p>
    <w:p w14:paraId="7C000E4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"moduleResolution": "Node",</w:t>
      </w:r>
    </w:p>
    <w:p w14:paraId="2930A32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"resolveJsonModule": true,</w:t>
      </w:r>
    </w:p>
    <w:p w14:paraId="49EF84E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"isolatedModules": true,</w:t>
      </w:r>
    </w:p>
    <w:p w14:paraId="04CA702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"noEmit": true,</w:t>
      </w:r>
    </w:p>
    <w:p w14:paraId="653E5B84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"jsx": "react-jsx"</w:t>
      </w:r>
    </w:p>
    <w:p w14:paraId="2449C9B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DCD62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"include": ["src"],</w:t>
      </w:r>
    </w:p>
    <w:p w14:paraId="0B42F8D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"references": [{ "path": "./tsconfig.node.json" }]</w:t>
      </w:r>
    </w:p>
    <w:p w14:paraId="298CAF8D" w14:textId="23519B1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615848BF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Конфигурация в себе содержит точку входа в приложение – </w:t>
      </w:r>
      <w:r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00233C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</w:t>
      </w:r>
      <w:r w:rsidRPr="0000233C">
        <w:rPr>
          <w:sz w:val="28"/>
          <w:szCs w:val="28"/>
          <w:lang w:eastAsia="ja-JP"/>
        </w:rPr>
        <w:t>включаемые библиотеки и</w:t>
      </w:r>
      <w:r>
        <w:rPr>
          <w:sz w:val="28"/>
          <w:szCs w:val="28"/>
          <w:lang w:eastAsia="ja-JP"/>
        </w:rPr>
        <w:t xml:space="preserve"> специальные параметры, исключающие возможность нестрогой типизации из </w:t>
      </w:r>
      <w:r>
        <w:rPr>
          <w:sz w:val="28"/>
          <w:szCs w:val="28"/>
          <w:lang w:val="en-US" w:eastAsia="ja-JP"/>
        </w:rPr>
        <w:t>JavaScript</w:t>
      </w:r>
      <w:r w:rsidRPr="0000233C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639B4113" w:rsidR="00643057" w:rsidRPr="00643057" w:rsidRDefault="00643057" w:rsidP="00643057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CSS;</w:t>
      </w:r>
    </w:p>
    <w:p w14:paraId="377376A4" w14:textId="012F10B6" w:rsidR="00643057" w:rsidRPr="00643057" w:rsidRDefault="00643057" w:rsidP="00643057">
      <w:pPr>
        <w:pStyle w:val="ListParagraph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Сброс стилей</w:t>
      </w:r>
      <w:r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5771DD94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2652A9">
        <w:rPr>
          <w:sz w:val="28"/>
          <w:szCs w:val="28"/>
          <w:lang w:eastAsia="ja-JP"/>
        </w:rPr>
        <w:t xml:space="preserve">форматеры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[21].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2652A9" w:rsidRPr="002652A9">
        <w:rPr>
          <w:sz w:val="28"/>
          <w:szCs w:val="28"/>
          <w:lang w:eastAsia="ja-JP"/>
        </w:rPr>
        <w:t xml:space="preserve">[19].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2652A9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module.exports = {</w:t>
      </w:r>
    </w:p>
    <w:p w14:paraId="47D7136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env: {</w:t>
      </w:r>
    </w:p>
    <w:p w14:paraId="2110CE6F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node: true,</w:t>
      </w:r>
    </w:p>
    <w:p w14:paraId="1CCC34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globals: { React: true</w:t>
      </w:r>
      <w:r w:rsidR="00A77B1A" w:rsidRPr="005A758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root: true,</w:t>
      </w:r>
    </w:p>
    <w:p w14:paraId="386B717E" w14:textId="77777777" w:rsidR="002652A9" w:rsidRPr="00926585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plugins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["@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-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54C34BD2" w14:textId="21EE94CC" w:rsidR="002652A9" w:rsidRPr="00926585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extends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0B6D0B56" w14:textId="6CD0D865" w:rsidR="00095B76" w:rsidRPr="00095B76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 w:eastAsia="ja-JP"/>
        </w:rPr>
        <w:t>"eslint:recommended",</w:t>
      </w:r>
    </w:p>
    <w:p w14:paraId="5FB0AFDF" w14:textId="77777777" w:rsidR="002652A9" w:rsidRPr="005020A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-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/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1857DF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"plugin:react/recommended",</w:t>
      </w:r>
    </w:p>
    <w:p w14:paraId="7E2B8A6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"plugin:react-hooks/recommended"</w:t>
      </w:r>
    </w:p>
    <w:p w14:paraId="6769FDA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settings: {</w:t>
      </w:r>
    </w:p>
    <w:p w14:paraId="617E9BE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react: {</w:t>
      </w:r>
    </w:p>
    <w:p w14:paraId="513079FC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  version: "detect"</w:t>
      </w:r>
    </w:p>
    <w:p w14:paraId="4BC49CCD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53B53679" w:rsidR="00FC0E58" w:rsidRPr="000E2FA2" w:rsidRDefault="00FC0E58" w:rsidP="000E2FA2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0E2FA2">
        <w:rPr>
          <w:caps w:val="0"/>
          <w:szCs w:val="28"/>
          <w:lang w:eastAsia="ja-JP"/>
        </w:rPr>
        <w:t>3</w:t>
      </w:r>
      <w:r w:rsidR="000F0EDD" w:rsidRPr="000E2FA2">
        <w:rPr>
          <w:caps w:val="0"/>
          <w:szCs w:val="28"/>
          <w:lang w:eastAsia="ja-JP"/>
        </w:rPr>
        <w:t>.3</w:t>
      </w:r>
      <w:r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0F0EE578" w:rsidR="00D5612B" w:rsidRPr="00D5612B" w:rsidRDefault="00D5612B" w:rsidP="002C65EA">
      <w:pPr>
        <w:pStyle w:val="ListParagraph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Верстка </w:t>
      </w:r>
      <w:r>
        <w:rPr>
          <w:sz w:val="28"/>
          <w:szCs w:val="28"/>
          <w:lang w:val="en-US" w:eastAsia="ja-JP"/>
        </w:rPr>
        <w:t>UI</w:t>
      </w:r>
      <w:r w:rsidRPr="00D5612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 на странице</w:t>
      </w:r>
      <w:r w:rsidRPr="00D5612B">
        <w:rPr>
          <w:sz w:val="28"/>
          <w:szCs w:val="28"/>
          <w:lang w:eastAsia="ja-JP"/>
        </w:rPr>
        <w:t>;</w:t>
      </w:r>
    </w:p>
    <w:p w14:paraId="083F7412" w14:textId="1A7D6262" w:rsidR="00D5612B" w:rsidRDefault="00D5612B" w:rsidP="002C65EA">
      <w:pPr>
        <w:pStyle w:val="ListParagraph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логики хранения данных на клиенте</w:t>
      </w:r>
      <w:r w:rsidRPr="00D5612B">
        <w:rPr>
          <w:sz w:val="28"/>
          <w:szCs w:val="28"/>
          <w:lang w:eastAsia="ja-JP"/>
        </w:rPr>
        <w:t>;</w:t>
      </w:r>
    </w:p>
    <w:p w14:paraId="2996DBA4" w14:textId="0AAE7511" w:rsidR="00D5612B" w:rsidRPr="00605854" w:rsidRDefault="00D5612B" w:rsidP="002C65EA">
      <w:pPr>
        <w:pStyle w:val="ListParagraph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2D8CD688" w:rsidR="00605854" w:rsidRDefault="00605854" w:rsidP="002C65EA">
      <w:pPr>
        <w:pStyle w:val="ListParagraph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взаимодействия с </w:t>
      </w:r>
      <w:r>
        <w:rPr>
          <w:sz w:val="28"/>
          <w:szCs w:val="28"/>
          <w:lang w:val="en-US" w:eastAsia="ja-JP"/>
        </w:rPr>
        <w:t>API</w:t>
      </w:r>
      <w:r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 const Animation = keyframes`</w:t>
      </w:r>
    </w:p>
    <w:p w14:paraId="1D36E56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0;</w:t>
      </w:r>
    </w:p>
    <w:p w14:paraId="17AF2A7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2rem;</w:t>
      </w:r>
    </w:p>
    <w:p w14:paraId="4D2A437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77EF5F3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523FE1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 const LoadingWrapper = styled.div`</w:t>
      </w:r>
    </w:p>
    <w:p w14:paraId="40D6CA9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display: flex;</w:t>
      </w:r>
    </w:p>
    <w:p w14:paraId="0B26B25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justify-content: center;</w:t>
      </w:r>
    </w:p>
    <w:p w14:paraId="6695536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9AD8A6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position: fixed;</w:t>
      </w:r>
    </w:p>
    <w:p w14:paraId="61A398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top: 0;</w:t>
      </w:r>
    </w:p>
    <w:p w14:paraId="5C1EC68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B353A8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padding-top: 30vh;</w:t>
      </w:r>
    </w:p>
    <w:p w14:paraId="319D1E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A3D5D3" w14:textId="78789383" w:rsidR="008779D8" w:rsidRPr="008779D8" w:rsidRDefault="008779D8" w:rsidP="008779D8">
      <w:pPr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4</w:t>
      </w:r>
    </w:p>
    <w:p w14:paraId="73A2907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height: 100vh;</w:t>
      </w:r>
    </w:p>
    <w:p w14:paraId="3E8C949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width: 100vw;</w:t>
      </w:r>
    </w:p>
    <w:p w14:paraId="322D7F2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673151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background-color: ${COLORS.carrierPigeonBlue};</w:t>
      </w:r>
    </w:p>
    <w:p w14:paraId="57FDEA9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color: ${COLORS.white};</w:t>
      </w:r>
    </w:p>
    <w:p w14:paraId="431DF37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6F119D5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 const Dot = styled.div`</w:t>
      </w:r>
    </w:p>
    <w:p w14:paraId="395E4C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background-color: ${COLORS.duckEggBlue};</w:t>
      </w:r>
    </w:p>
    <w:p w14:paraId="71ADE9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border-radius: 50%;</w:t>
      </w:r>
    </w:p>
    <w:p w14:paraId="37E8304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1912AE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width: 0.75rem;</w:t>
      </w:r>
    </w:p>
    <w:p w14:paraId="192887B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height: 0.75rem;</w:t>
      </w:r>
    </w:p>
    <w:p w14:paraId="42EC15A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606B5A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margin: 0 0.25rem;</w:t>
      </w:r>
    </w:p>
    <w:p w14:paraId="7A72A9C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animation: ${Animation} 1s infinite;</w:t>
      </w:r>
    </w:p>
    <w:p w14:paraId="4988BB5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const DOTS = [</w:t>
      </w:r>
    </w:p>
    <w:p w14:paraId="69EF099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61C3C20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0E9930D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 Loader = () =&gt; (</w:t>
      </w:r>
    </w:p>
    <w:p w14:paraId="35F3A99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&lt;LoadingWrapper&gt;</w:t>
      </w:r>
    </w:p>
    <w:p w14:paraId="5FBD37D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{DOTS.map((delay, delayIndex) =&gt; (</w:t>
      </w:r>
    </w:p>
    <w:p w14:paraId="7914A30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key={delayIndex} delay={delay} /&gt;</w:t>
      </w:r>
    </w:p>
    <w:p w14:paraId="27BF0E8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8779D8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 xml:space="preserve">  &lt;/LoadingWrapper&gt;</w:t>
      </w:r>
    </w:p>
    <w:p w14:paraId="552F24A5" w14:textId="2F3EF25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383F514" w14:textId="10A0A2D8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val="en-US" w:eastAsia="ja-JP"/>
        </w:rPr>
        <w:t>CSS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>контроллер</w:t>
      </w:r>
      <w:r>
        <w:rPr>
          <w:sz w:val="28"/>
          <w:szCs w:val="28"/>
          <w:lang w:eastAsia="ja-JP"/>
        </w:rPr>
        <w:t xml:space="preserve"> </w:t>
      </w:r>
      <w:r w:rsidRPr="001527A7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>
        <w:rPr>
          <w:sz w:val="28"/>
          <w:szCs w:val="28"/>
          <w:lang w:eastAsia="ja-JP"/>
        </w:rPr>
        <w:t>, позволяющий задавать правила анимирования компонентов</w:t>
      </w:r>
      <w:r w:rsidR="001527A7" w:rsidRPr="001527A7">
        <w:rPr>
          <w:sz w:val="28"/>
          <w:szCs w:val="28"/>
          <w:lang w:eastAsia="ja-JP"/>
        </w:rPr>
        <w:t xml:space="preserve"> [3]</w:t>
      </w:r>
      <w:r w:rsidR="001527A7">
        <w:rPr>
          <w:sz w:val="28"/>
          <w:szCs w:val="28"/>
          <w:lang w:eastAsia="ja-JP"/>
        </w:rPr>
        <w:t xml:space="preserve">. Для масштабируемости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Loader</w:t>
      </w:r>
      <w:r w:rsidR="001527A7">
        <w:rPr>
          <w:sz w:val="28"/>
          <w:szCs w:val="28"/>
          <w:lang w:eastAsia="ja-JP"/>
        </w:rPr>
        <w:t xml:space="preserve">, отрисовка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>
        <w:rPr>
          <w:sz w:val="28"/>
          <w:szCs w:val="28"/>
          <w:lang w:eastAsia="ja-JP"/>
        </w:rPr>
        <w:t>,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 xml:space="preserve">помещена в итератор массива </w:t>
      </w:r>
      <w:r w:rsidR="001527A7" w:rsidRPr="001527A7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1527A7">
        <w:rPr>
          <w:sz w:val="28"/>
          <w:szCs w:val="28"/>
          <w:lang w:eastAsia="ja-JP"/>
        </w:rPr>
        <w:t>.</w:t>
      </w:r>
    </w:p>
    <w:p w14:paraId="781A9F1A" w14:textId="08D81900" w:rsidR="001527A7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>
        <w:rPr>
          <w:sz w:val="28"/>
          <w:szCs w:val="28"/>
          <w:lang w:val="en-US" w:eastAsia="ja-JP"/>
        </w:rPr>
        <w:t>UI</w:t>
      </w:r>
      <w:r w:rsidRPr="001527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 и вся логика происходит без его участия, компонент </w:t>
      </w:r>
      <w:r>
        <w:rPr>
          <w:sz w:val="28"/>
          <w:szCs w:val="28"/>
          <w:lang w:eastAsia="ja-JP"/>
        </w:rPr>
        <w:lastRenderedPageBreak/>
        <w:t>лишь отвечает за рендер и монтирование содержимого на странице.</w:t>
      </w:r>
      <w:r w:rsidR="00A655A4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A655A4" w:rsidRDefault="00A655A4" w:rsidP="00A655A4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A655A4">
        <w:rPr>
          <w:sz w:val="28"/>
          <w:szCs w:val="28"/>
          <w:lang w:val="en-US"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A655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 Pagination = (props: PaginationProps) =&gt; {</w:t>
      </w:r>
    </w:p>
    <w:p w14:paraId="53EA997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const {</w:t>
      </w:r>
    </w:p>
    <w:p w14:paraId="6A0E9A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onClick</w:t>
      </w:r>
    </w:p>
    <w:p w14:paraId="4D3743E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const totalCount = useSelector(makeSelectTotalCount);</w:t>
      </w:r>
    </w:p>
    <w:p w14:paraId="614213A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const pagination: any[] = [];</w:t>
      </w:r>
    </w:p>
    <w:p w14:paraId="2AEE5DD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pagination.push(i + 1);</w:t>
      </w:r>
    </w:p>
    <w:p w14:paraId="1394F6D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return (</w:t>
      </w:r>
    </w:p>
    <w:p w14:paraId="2AFA0E7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&lt;PaginationWrapper&gt;</w:t>
      </w:r>
    </w:p>
    <w:p w14:paraId="5609AA18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{pagination.map((page) =&gt; {</w:t>
      </w:r>
    </w:p>
    <w:p w14:paraId="4BCF43C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const isActive = page === currentPage;</w:t>
      </w:r>
    </w:p>
    <w:p w14:paraId="6967A95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return (</w:t>
      </w:r>
    </w:p>
    <w:p w14:paraId="55A9938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&lt;PaginationItem</w:t>
      </w:r>
    </w:p>
    <w:p w14:paraId="658E885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key={page}</w:t>
      </w:r>
    </w:p>
    <w:p w14:paraId="2811AF6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isActive={isActive}</w:t>
      </w:r>
    </w:p>
    <w:p w14:paraId="4982B99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onClick={!isActive &amp;&amp; onClick}</w:t>
      </w:r>
    </w:p>
    <w:p w14:paraId="3715BD8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{page}</w:t>
      </w:r>
    </w:p>
    <w:p w14:paraId="2D300B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&lt;/PaginationItem&gt;</w:t>
      </w:r>
    </w:p>
    <w:p w14:paraId="27232ABD" w14:textId="77777777" w:rsidR="00A655A4" w:rsidRPr="00C0522C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0B2B546D" w14:textId="77777777" w:rsidR="00A655A4" w:rsidRPr="00C0522C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 xml:space="preserve">      })}</w:t>
      </w:r>
    </w:p>
    <w:p w14:paraId="1852A32E" w14:textId="77777777" w:rsidR="00A655A4" w:rsidRPr="00C0522C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 xml:space="preserve">    &lt;/PaginationWrapper&gt;</w:t>
      </w:r>
    </w:p>
    <w:p w14:paraId="354ADD6D" w14:textId="77777777" w:rsidR="00A655A4" w:rsidRPr="00C0522C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 xml:space="preserve">  );</w:t>
      </w:r>
    </w:p>
    <w:p w14:paraId="7729A15B" w14:textId="459A40CA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};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ab/>
      </w:r>
    </w:p>
    <w:p w14:paraId="53573284" w14:textId="77777777" w:rsidR="00A655A4" w:rsidRPr="00C0522C" w:rsidRDefault="00A655A4" w:rsidP="00A655A4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40A1259C" w14:textId="78339D17" w:rsidR="00A655A4" w:rsidRPr="00943DB2" w:rsidRDefault="00943DB2" w:rsidP="002C65EA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…</w:t>
      </w:r>
    </w:p>
    <w:p w14:paraId="0524063A" w14:textId="7BA5ECD7" w:rsidR="00DB48F7" w:rsidRPr="00C0522C" w:rsidRDefault="00DB48F7" w:rsidP="002C65EA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Интерфейс</w:t>
      </w:r>
      <w:r w:rsidRPr="00C0522C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полученной</w:t>
      </w:r>
      <w:r w:rsidRPr="00C0522C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страницы</w:t>
      </w:r>
      <w:r w:rsidRPr="00C0522C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представлен</w:t>
      </w:r>
      <w:r w:rsidRPr="00C0522C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</w:t>
      </w:r>
      <w:r w:rsidRPr="00C0522C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рисунке</w:t>
      </w:r>
      <w:r w:rsidRPr="00C0522C">
        <w:rPr>
          <w:sz w:val="28"/>
          <w:szCs w:val="28"/>
          <w:lang w:val="en-US" w:eastAsia="ja-JP"/>
        </w:rPr>
        <w:t xml:space="preserve"> 7.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1A60EB53">
            <wp:extent cx="5402580" cy="4111203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234" cy="4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60E67BB0" w:rsid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Интерфейс</w:t>
      </w:r>
      <w:r w:rsidR="00DB48F7">
        <w:rPr>
          <w:sz w:val="28"/>
          <w:szCs w:val="28"/>
          <w:lang w:eastAsia="ja-JP"/>
        </w:rPr>
        <w:t xml:space="preserve"> веб-приложения</w:t>
      </w:r>
    </w:p>
    <w:p w14:paraId="7B83B596" w14:textId="77777777" w:rsidR="000B2A41" w:rsidRPr="000B2A41" w:rsidRDefault="000B2A41" w:rsidP="000B2A41">
      <w:pPr>
        <w:spacing w:line="360" w:lineRule="auto"/>
        <w:jc w:val="center"/>
        <w:rPr>
          <w:sz w:val="28"/>
          <w:szCs w:val="28"/>
          <w:lang w:eastAsia="ja-JP"/>
        </w:rPr>
      </w:pPr>
    </w:p>
    <w:p w14:paraId="27D04242" w14:textId="1DCC106C" w:rsidR="000E2FA2" w:rsidRPr="000E2FA2" w:rsidRDefault="000E2FA2" w:rsidP="000E2FA2">
      <w:pPr>
        <w:spacing w:line="360" w:lineRule="auto"/>
        <w:ind w:firstLine="709"/>
        <w:rPr>
          <w:sz w:val="28"/>
          <w:szCs w:val="28"/>
          <w:lang w:eastAsia="ja-JP"/>
        </w:rPr>
      </w:pPr>
      <w:r w:rsidRPr="00B26334">
        <w:rPr>
          <w:sz w:val="28"/>
          <w:szCs w:val="28"/>
          <w:lang w:eastAsia="ja-JP"/>
        </w:rPr>
        <w:t>(</w:t>
      </w:r>
      <w:r>
        <w:rPr>
          <w:sz w:val="28"/>
          <w:szCs w:val="28"/>
          <w:lang w:eastAsia="ja-JP"/>
        </w:rPr>
        <w:t>Рассказать про то, как передаются данные, как отображаются, листинг саги, пагинация поиск, листинг стилей, листинг верстки, скриншот</w:t>
      </w:r>
      <w:r w:rsidR="00B26334">
        <w:rPr>
          <w:sz w:val="28"/>
          <w:szCs w:val="28"/>
          <w:lang w:eastAsia="ja-JP"/>
        </w:rPr>
        <w:t>, описание подключение к апи)</w:t>
      </w:r>
    </w:p>
    <w:p w14:paraId="5747C4E4" w14:textId="2B2363EC" w:rsidR="00FC0E58" w:rsidRDefault="000F0EDD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3.4</w:t>
      </w:r>
      <w:r w:rsidR="00FC0E58" w:rsidRPr="00FC0E58">
        <w:rPr>
          <w:sz w:val="28"/>
          <w:szCs w:val="28"/>
          <w:lang w:eastAsia="ja-JP"/>
        </w:rPr>
        <w:t xml:space="preserve">. </w:t>
      </w:r>
      <w:r w:rsidR="00831C37">
        <w:rPr>
          <w:sz w:val="28"/>
          <w:szCs w:val="28"/>
          <w:lang w:eastAsia="ja-JP"/>
        </w:rPr>
        <w:t>Реализация</w:t>
      </w:r>
      <w:r w:rsidR="00FC0E58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модуля отрисовки графиков</w:t>
      </w:r>
    </w:p>
    <w:p w14:paraId="3FD8FA44" w14:textId="25CA30CC" w:rsidR="00A77B1A" w:rsidRDefault="00831C37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3.5. Реализация</w:t>
      </w:r>
      <w:r w:rsidR="00A77B1A">
        <w:rPr>
          <w:sz w:val="28"/>
          <w:szCs w:val="28"/>
          <w:lang w:eastAsia="ja-JP"/>
        </w:rPr>
        <w:t xml:space="preserve"> модуля добавления в избранное</w:t>
      </w:r>
    </w:p>
    <w:p w14:paraId="76222FEA" w14:textId="4B7AF1EB" w:rsidR="0067659D" w:rsidRPr="0052420A" w:rsidRDefault="004A384B" w:rsidP="007B2940">
      <w:pPr>
        <w:pStyle w:val="Heading1"/>
        <w:spacing w:after="0" w:line="360" w:lineRule="auto"/>
      </w:pPr>
      <w:bookmarkStart w:id="133" w:name="_Toc127771739"/>
      <w:r>
        <w:lastRenderedPageBreak/>
        <w:t>ЛИТЕРАТУРА</w:t>
      </w:r>
      <w:bookmarkEnd w:id="133"/>
    </w:p>
    <w:p w14:paraId="18952DA8" w14:textId="282F2084" w:rsidR="00E649D4" w:rsidRPr="003866A9" w:rsidRDefault="001739BB" w:rsidP="007B2940">
      <w:pPr>
        <w:pStyle w:val="ListParagraph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76022270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134" w:name="_Ref26107577"/>
      <w:bookmarkStart w:id="135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134"/>
      <w:bookmarkEnd w:id="135"/>
    </w:p>
    <w:p w14:paraId="2E054400" w14:textId="010E0E27" w:rsidR="00603301" w:rsidRDefault="00675A73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136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78CDB18A" w:rsidR="00203DFE" w:rsidRDefault="00203DFE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136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5071FB82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6BE92322" w14:textId="3FCA8D82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Coinranking</w:t>
      </w:r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6CA87BA2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>
        <w:rPr>
          <w:sz w:val="28"/>
          <w:szCs w:val="28"/>
        </w:rPr>
        <w:t xml:space="preserve"> «</w:t>
      </w:r>
      <w:r w:rsidR="00C07726">
        <w:rPr>
          <w:sz w:val="28"/>
          <w:szCs w:val="28"/>
          <w:lang w:val="en-US"/>
        </w:rPr>
        <w:t>Flux</w:t>
      </w:r>
      <w:r>
        <w:rPr>
          <w:sz w:val="28"/>
          <w:szCs w:val="28"/>
        </w:rPr>
        <w:t>»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3E8F918A" w14:textId="0F5E24A4" w:rsidR="00010168" w:rsidRDefault="00010168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 D., JavaScript: The Definitive Guide, 7th Edition</w:t>
      </w:r>
      <w:r w:rsidRPr="00010168"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  <w:lang w:val="en-US"/>
        </w:rPr>
        <w:t xml:space="preserve"> O’Really Media Inc</w:t>
      </w:r>
      <w:r w:rsidR="001F5948">
        <w:rPr>
          <w:sz w:val="28"/>
          <w:szCs w:val="28"/>
          <w:lang w:val="en-US"/>
        </w:rPr>
        <w:t xml:space="preserve"> 2020.</w:t>
      </w:r>
    </w:p>
    <w:p w14:paraId="749D0566" w14:textId="52525F04" w:rsidR="007E4F3F" w:rsidRPr="007E4F3F" w:rsidRDefault="007E4F3F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Пакетный менеджер «</w:t>
      </w:r>
      <w:r>
        <w:rPr>
          <w:sz w:val="28"/>
          <w:szCs w:val="28"/>
          <w:lang w:val="en-US"/>
        </w:rPr>
        <w:t>npm</w:t>
      </w:r>
      <w:r w:rsidRPr="007E4F3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». </w:t>
      </w:r>
      <w:r w:rsidRPr="007E4F3F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52420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420A">
        <w:rPr>
          <w:sz w:val="28"/>
          <w:szCs w:val="28"/>
        </w:rPr>
        <w:t>:</w:t>
      </w:r>
    </w:p>
    <w:p w14:paraId="182B5B18" w14:textId="28EE6EAC" w:rsidR="007E4F3F" w:rsidRPr="007E4F3F" w:rsidRDefault="007E4F3F" w:rsidP="007E4F3F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7E4F3F">
        <w:rPr>
          <w:sz w:val="28"/>
          <w:szCs w:val="28"/>
        </w:rPr>
        <w:t>https://www.npmjs.com/ (</w:t>
      </w:r>
      <w:r>
        <w:rPr>
          <w:sz w:val="28"/>
          <w:szCs w:val="28"/>
        </w:rPr>
        <w:t>дата обращения 26.02.2023 г.)</w:t>
      </w:r>
    </w:p>
    <w:p w14:paraId="06A18082" w14:textId="6BB257DC" w:rsidR="001C7F96" w:rsidRDefault="001C7F96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сборщика </w:t>
      </w:r>
      <w:r w:rsidR="007E4F3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Vite</w:t>
      </w:r>
      <w:r w:rsidR="007E4F3F">
        <w:rPr>
          <w:sz w:val="28"/>
          <w:szCs w:val="28"/>
        </w:rPr>
        <w:t>»</w:t>
      </w:r>
      <w:r w:rsidRPr="001C7F96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1C7F9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C7F96">
        <w:rPr>
          <w:sz w:val="28"/>
          <w:szCs w:val="28"/>
        </w:rPr>
        <w:t xml:space="preserve">: https://vitejs.dev/ </w:t>
      </w:r>
      <w:r>
        <w:rPr>
          <w:sz w:val="28"/>
          <w:szCs w:val="28"/>
        </w:rPr>
        <w:t>(дата обращения</w:t>
      </w:r>
      <w:r w:rsidRPr="001C7F96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p w14:paraId="21058A42" w14:textId="019132A3" w:rsidR="002652A9" w:rsidRPr="002652A9" w:rsidRDefault="002652A9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 линтера «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».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413AA322" w14:textId="11CFC8D2" w:rsidR="002652A9" w:rsidRPr="002652A9" w:rsidRDefault="002652A9" w:rsidP="002652A9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sectPr w:rsidR="002652A9" w:rsidRPr="002652A9" w:rsidSect="00A23488">
      <w:footerReference w:type="default" r:id="rId21"/>
      <w:footerReference w:type="first" r:id="rId22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Володченко Ирина Дмитриевна" w:date="2021-04-19T16:30:00Z" w:initials="ВИД">
    <w:p w14:paraId="36CFF49B" w14:textId="77777777" w:rsidR="008779D8" w:rsidRDefault="008779D8" w:rsidP="00ED5164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8779D8" w:rsidRDefault="008779D8">
      <w:pPr>
        <w:pStyle w:val="CommentText"/>
      </w:pPr>
      <w:r>
        <w:rPr>
          <w:rStyle w:val="CommentReference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8779D8" w:rsidRDefault="008779D8">
      <w:pPr>
        <w:pStyle w:val="CommentText"/>
      </w:pPr>
      <w:r>
        <w:rPr>
          <w:rStyle w:val="CommentReference"/>
        </w:rPr>
        <w:annotationRef/>
      </w:r>
      <w:r>
        <w:t>Пункт 3 заполняется совместно с вашим научным руководителем</w:t>
      </w:r>
    </w:p>
  </w:comment>
  <w:comment w:id="5" w:author="Radchenko Gleb" w:date="2023-03-10T16:05:00Z" w:initials="RG">
    <w:p w14:paraId="00855E85" w14:textId="77777777" w:rsidR="00C0522C" w:rsidRDefault="00C0522C" w:rsidP="00222F4C">
      <w:pPr>
        <w:pStyle w:val="CommentText"/>
      </w:pPr>
      <w:r>
        <w:rPr>
          <w:rStyle w:val="CommentReference"/>
        </w:rPr>
        <w:annotationRef/>
      </w:r>
      <w:r>
        <w:t>Назвать более подробно</w:t>
      </w:r>
    </w:p>
  </w:comment>
  <w:comment w:id="6" w:author="Radchenko Gleb" w:date="2023-03-10T16:05:00Z" w:initials="RG">
    <w:p w14:paraId="5829D088" w14:textId="77777777" w:rsidR="00C0522C" w:rsidRDefault="00C0522C" w:rsidP="00E1563E">
      <w:pPr>
        <w:pStyle w:val="CommentText"/>
      </w:pPr>
      <w:r>
        <w:rPr>
          <w:rStyle w:val="CommentReference"/>
        </w:rPr>
        <w:annotationRef/>
      </w:r>
      <w:r>
        <w:t>Корректная ссылка</w:t>
      </w:r>
    </w:p>
  </w:comment>
  <w:comment w:id="14" w:author="Володченко Ирина Дмитриевна" w:date="2021-04-19T16:55:00Z" w:initials="ВИД">
    <w:p w14:paraId="40763CD3" w14:textId="6343AB3D" w:rsidR="008779D8" w:rsidRDefault="008779D8">
      <w:pPr>
        <w:pStyle w:val="CommentText"/>
      </w:pPr>
      <w:r>
        <w:rPr>
          <w:rStyle w:val="CommentReference"/>
        </w:rPr>
        <w:annotationRef/>
      </w:r>
      <w:r>
        <w:t>В конце крайнего пункта ставится точка.</w:t>
      </w:r>
    </w:p>
  </w:comment>
  <w:comment w:id="15" w:author="Володченко Ирина Дмитриевна" w:date="2021-04-19T16:58:00Z" w:initials="ВИД">
    <w:p w14:paraId="13084CE3" w14:textId="77777777" w:rsidR="008779D8" w:rsidRDefault="008779D8">
      <w:pPr>
        <w:pStyle w:val="CommentText"/>
      </w:pPr>
      <w:r>
        <w:rPr>
          <w:rStyle w:val="CommentReference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  <w:comment w:id="37" w:author="Radchenko Gleb" w:date="2023-03-10T16:11:00Z" w:initials="RG">
    <w:p w14:paraId="7207C352" w14:textId="77777777" w:rsidR="00783734" w:rsidRDefault="00783734" w:rsidP="00AE268F">
      <w:pPr>
        <w:pStyle w:val="CommentText"/>
      </w:pPr>
      <w:r>
        <w:rPr>
          <w:rStyle w:val="CommentReference"/>
        </w:rPr>
        <w:annotationRef/>
      </w:r>
      <w:r>
        <w:t>ссылки</w:t>
      </w:r>
    </w:p>
  </w:comment>
  <w:comment w:id="39" w:author="Radchenko Gleb" w:date="2023-03-10T16:12:00Z" w:initials="RG">
    <w:p w14:paraId="3F7E8F20" w14:textId="77777777" w:rsidR="00783734" w:rsidRDefault="00783734" w:rsidP="002D7D77">
      <w:pPr>
        <w:pStyle w:val="CommentText"/>
      </w:pPr>
      <w:r>
        <w:rPr>
          <w:rStyle w:val="CommentReference"/>
        </w:rPr>
        <w:annotationRef/>
      </w:r>
      <w:r>
        <w:t>Нужны ссылки на сами биржи.</w:t>
      </w:r>
      <w:r>
        <w:rPr>
          <w:lang w:val="en-US"/>
        </w:rPr>
        <w:t xml:space="preserve"> </w:t>
      </w:r>
      <w:r>
        <w:t>По всем остальным также.</w:t>
      </w:r>
    </w:p>
  </w:comment>
  <w:comment w:id="60" w:author="Radchenko Gleb" w:date="2023-03-10T16:15:00Z" w:initials="RG">
    <w:p w14:paraId="6B72AD6F" w14:textId="77777777" w:rsidR="00783734" w:rsidRDefault="00783734" w:rsidP="00A50F88">
      <w:pPr>
        <w:pStyle w:val="CommentText"/>
      </w:pPr>
      <w:r>
        <w:rPr>
          <w:rStyle w:val="CommentReference"/>
        </w:rPr>
        <w:annotationRef/>
      </w:r>
      <w:r>
        <w:t>Ссылки</w:t>
      </w:r>
    </w:p>
  </w:comment>
  <w:comment w:id="61" w:author="Radchenko Gleb" w:date="2023-03-10T16:16:00Z" w:initials="RG">
    <w:p w14:paraId="2639330E" w14:textId="77777777" w:rsidR="00783734" w:rsidRDefault="00783734" w:rsidP="00222059">
      <w:pPr>
        <w:pStyle w:val="CommentText"/>
      </w:pPr>
      <w:r>
        <w:rPr>
          <w:rStyle w:val="CommentReference"/>
        </w:rPr>
        <w:annotationRef/>
      </w:r>
      <w:r>
        <w:t>Ссылки</w:t>
      </w:r>
    </w:p>
  </w:comment>
  <w:comment w:id="129" w:author="Radchenko Gleb" w:date="2023-03-10T16:27:00Z" w:initials="RG">
    <w:p w14:paraId="2A5A480C" w14:textId="77777777" w:rsidR="00AC78DE" w:rsidRDefault="00AC78DE" w:rsidP="006771B3">
      <w:pPr>
        <w:pStyle w:val="CommentText"/>
      </w:pPr>
      <w:r>
        <w:rPr>
          <w:rStyle w:val="CommentReference"/>
        </w:rPr>
        <w:annotationRef/>
      </w:r>
      <w:r>
        <w:t>Не видно ничего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CFF49B" w15:done="0"/>
  <w15:commentEx w15:paraId="2822B82C" w15:done="0"/>
  <w15:commentEx w15:paraId="5700457A" w15:done="0"/>
  <w15:commentEx w15:paraId="00855E85" w15:done="0"/>
  <w15:commentEx w15:paraId="5829D088" w15:done="0"/>
  <w15:commentEx w15:paraId="40763CD3" w15:done="0"/>
  <w15:commentEx w15:paraId="13084CE3" w15:done="0"/>
  <w15:commentEx w15:paraId="7207C352" w15:done="0"/>
  <w15:commentEx w15:paraId="3F7E8F20" w15:done="0"/>
  <w15:commentEx w15:paraId="6B72AD6F" w15:done="0"/>
  <w15:commentEx w15:paraId="2639330E" w15:done="0"/>
  <w15:commentEx w15:paraId="2A5A48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3BC" w16cex:dateUtc="2023-03-10T15:05:00Z"/>
  <w16cex:commentExtensible w16cex:durableId="27B5D3CA" w16cex:dateUtc="2023-03-10T15:05:00Z"/>
  <w16cex:commentExtensible w16cex:durableId="27B5D52A" w16cex:dateUtc="2023-03-10T15:11:00Z"/>
  <w16cex:commentExtensible w16cex:durableId="27B5D552" w16cex:dateUtc="2023-03-10T15:12:00Z"/>
  <w16cex:commentExtensible w16cex:durableId="27B5D61C" w16cex:dateUtc="2023-03-10T15:15:00Z"/>
  <w16cex:commentExtensible w16cex:durableId="27B5D64B" w16cex:dateUtc="2023-03-10T15:16:00Z"/>
  <w16cex:commentExtensible w16cex:durableId="27B5D902" w16cex:dateUtc="2023-03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00855E85" w16cid:durableId="27B5D3BC"/>
  <w16cid:commentId w16cid:paraId="5829D088" w16cid:durableId="27B5D3CA"/>
  <w16cid:commentId w16cid:paraId="40763CD3" w16cid:durableId="27B5D389"/>
  <w16cid:commentId w16cid:paraId="13084CE3" w16cid:durableId="27B5D38A"/>
  <w16cid:commentId w16cid:paraId="7207C352" w16cid:durableId="27B5D52A"/>
  <w16cid:commentId w16cid:paraId="3F7E8F20" w16cid:durableId="27B5D552"/>
  <w16cid:commentId w16cid:paraId="6B72AD6F" w16cid:durableId="27B5D61C"/>
  <w16cid:commentId w16cid:paraId="2639330E" w16cid:durableId="27B5D64B"/>
  <w16cid:commentId w16cid:paraId="2A5A480C" w16cid:durableId="27B5D9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5064B" w14:textId="77777777" w:rsidR="00FC0D4B" w:rsidRDefault="00FC0D4B">
      <w:r>
        <w:separator/>
      </w:r>
    </w:p>
  </w:endnote>
  <w:endnote w:type="continuationSeparator" w:id="0">
    <w:p w14:paraId="6EF9A1BB" w14:textId="77777777" w:rsidR="00FC0D4B" w:rsidRDefault="00FC0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05D78" w14:textId="77777777" w:rsidR="008779D8" w:rsidRPr="002568F9" w:rsidRDefault="008779D8">
    <w:pPr>
      <w:pStyle w:val="Footer"/>
      <w:jc w:val="center"/>
      <w:rPr>
        <w:sz w:val="24"/>
        <w:szCs w:val="24"/>
      </w:rPr>
    </w:pPr>
  </w:p>
  <w:p w14:paraId="095E876F" w14:textId="77777777" w:rsidR="008779D8" w:rsidRDefault="008779D8" w:rsidP="00A23488">
    <w:pPr>
      <w:pStyle w:val="Footer"/>
      <w:jc w:val="right"/>
      <w:rPr>
        <w:lang w:eastAsia="ja-JP"/>
      </w:rPr>
    </w:pPr>
  </w:p>
  <w:p w14:paraId="0A7E61B4" w14:textId="77777777" w:rsidR="008779D8" w:rsidRDefault="00877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DD85" w14:textId="77777777" w:rsidR="008779D8" w:rsidRDefault="008779D8" w:rsidP="00A23488">
    <w:pPr>
      <w:pStyle w:val="Footer"/>
      <w:jc w:val="right"/>
    </w:pPr>
  </w:p>
  <w:p w14:paraId="52D00A09" w14:textId="77777777" w:rsidR="008779D8" w:rsidRDefault="008779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41AB" w14:textId="77777777" w:rsidR="008779D8" w:rsidRPr="002568F9" w:rsidRDefault="008779D8">
    <w:pPr>
      <w:pStyle w:val="Footer"/>
      <w:jc w:val="center"/>
      <w:rPr>
        <w:sz w:val="24"/>
        <w:szCs w:val="24"/>
      </w:rPr>
    </w:pPr>
  </w:p>
  <w:p w14:paraId="4C4B0E1E" w14:textId="77777777" w:rsidR="008779D8" w:rsidRPr="00A23488" w:rsidRDefault="008779D8" w:rsidP="00A23488">
    <w:pPr>
      <w:pStyle w:val="Footer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43DB2">
      <w:rPr>
        <w:noProof/>
        <w:sz w:val="28"/>
        <w:szCs w:val="28"/>
      </w:rPr>
      <w:t>30</w:t>
    </w:r>
    <w:r w:rsidRPr="00A23488">
      <w:rPr>
        <w:noProof/>
        <w:sz w:val="28"/>
        <w:szCs w:val="28"/>
      </w:rPr>
      <w:fldChar w:fldCharType="end"/>
    </w:r>
  </w:p>
  <w:p w14:paraId="76697C4C" w14:textId="77777777" w:rsidR="008779D8" w:rsidRDefault="008779D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E68D" w14:textId="77777777" w:rsidR="008779D8" w:rsidRDefault="008779D8" w:rsidP="00A23488">
    <w:pPr>
      <w:pStyle w:val="Footer"/>
      <w:jc w:val="right"/>
    </w:pPr>
  </w:p>
  <w:p w14:paraId="7B7EA1DC" w14:textId="77777777" w:rsidR="008779D8" w:rsidRDefault="00877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294CA" w14:textId="77777777" w:rsidR="00FC0D4B" w:rsidRDefault="00FC0D4B">
      <w:r>
        <w:separator/>
      </w:r>
    </w:p>
  </w:footnote>
  <w:footnote w:type="continuationSeparator" w:id="0">
    <w:p w14:paraId="2E1FF059" w14:textId="77777777" w:rsidR="00FC0D4B" w:rsidRDefault="00FC0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3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FA82C1B"/>
    <w:multiLevelType w:val="multilevel"/>
    <w:tmpl w:val="880E2828"/>
    <w:numStyleLink w:val="a"/>
  </w:abstractNum>
  <w:abstractNum w:abstractNumId="30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9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 w16cid:durableId="1250188546">
    <w:abstractNumId w:val="27"/>
  </w:num>
  <w:num w:numId="2" w16cid:durableId="1153064304">
    <w:abstractNumId w:val="2"/>
  </w:num>
  <w:num w:numId="3" w16cid:durableId="1616256005">
    <w:abstractNumId w:val="24"/>
  </w:num>
  <w:num w:numId="4" w16cid:durableId="1628925244">
    <w:abstractNumId w:val="33"/>
  </w:num>
  <w:num w:numId="5" w16cid:durableId="1719015756">
    <w:abstractNumId w:val="25"/>
  </w:num>
  <w:num w:numId="6" w16cid:durableId="1524247747">
    <w:abstractNumId w:val="38"/>
  </w:num>
  <w:num w:numId="7" w16cid:durableId="720976546">
    <w:abstractNumId w:val="31"/>
  </w:num>
  <w:num w:numId="8" w16cid:durableId="1480341667">
    <w:abstractNumId w:val="0"/>
  </w:num>
  <w:num w:numId="9" w16cid:durableId="371922859">
    <w:abstractNumId w:val="13"/>
  </w:num>
  <w:num w:numId="10" w16cid:durableId="580680581">
    <w:abstractNumId w:val="32"/>
  </w:num>
  <w:num w:numId="11" w16cid:durableId="182206848">
    <w:abstractNumId w:val="21"/>
  </w:num>
  <w:num w:numId="12" w16cid:durableId="341664982">
    <w:abstractNumId w:val="29"/>
  </w:num>
  <w:num w:numId="13" w16cid:durableId="263416243">
    <w:abstractNumId w:val="4"/>
  </w:num>
  <w:num w:numId="14" w16cid:durableId="1996883202">
    <w:abstractNumId w:val="41"/>
  </w:num>
  <w:num w:numId="15" w16cid:durableId="729571795">
    <w:abstractNumId w:val="25"/>
  </w:num>
  <w:num w:numId="16" w16cid:durableId="335038876">
    <w:abstractNumId w:val="17"/>
  </w:num>
  <w:num w:numId="17" w16cid:durableId="2111731317">
    <w:abstractNumId w:val="28"/>
  </w:num>
  <w:num w:numId="18" w16cid:durableId="1097678119">
    <w:abstractNumId w:val="6"/>
  </w:num>
  <w:num w:numId="19" w16cid:durableId="1457480735">
    <w:abstractNumId w:val="16"/>
  </w:num>
  <w:num w:numId="20" w16cid:durableId="617493806">
    <w:abstractNumId w:val="26"/>
  </w:num>
  <w:num w:numId="21" w16cid:durableId="1444180508">
    <w:abstractNumId w:val="20"/>
  </w:num>
  <w:num w:numId="22" w16cid:durableId="810826096">
    <w:abstractNumId w:val="19"/>
  </w:num>
  <w:num w:numId="23" w16cid:durableId="1002704327">
    <w:abstractNumId w:val="8"/>
  </w:num>
  <w:num w:numId="24" w16cid:durableId="160433100">
    <w:abstractNumId w:val="3"/>
  </w:num>
  <w:num w:numId="25" w16cid:durableId="1360858853">
    <w:abstractNumId w:val="5"/>
  </w:num>
  <w:num w:numId="26" w16cid:durableId="957377712">
    <w:abstractNumId w:val="43"/>
  </w:num>
  <w:num w:numId="27" w16cid:durableId="1581252863">
    <w:abstractNumId w:val="40"/>
  </w:num>
  <w:num w:numId="28" w16cid:durableId="882450139">
    <w:abstractNumId w:val="9"/>
  </w:num>
  <w:num w:numId="29" w16cid:durableId="711152077">
    <w:abstractNumId w:val="10"/>
  </w:num>
  <w:num w:numId="30" w16cid:durableId="2124113814">
    <w:abstractNumId w:val="42"/>
  </w:num>
  <w:num w:numId="31" w16cid:durableId="617028796">
    <w:abstractNumId w:val="15"/>
  </w:num>
  <w:num w:numId="32" w16cid:durableId="1974095694">
    <w:abstractNumId w:val="35"/>
  </w:num>
  <w:num w:numId="33" w16cid:durableId="1421171189">
    <w:abstractNumId w:val="37"/>
  </w:num>
  <w:num w:numId="34" w16cid:durableId="1077023122">
    <w:abstractNumId w:val="11"/>
  </w:num>
  <w:num w:numId="35" w16cid:durableId="1776826352">
    <w:abstractNumId w:val="44"/>
  </w:num>
  <w:num w:numId="36" w16cid:durableId="1447966770">
    <w:abstractNumId w:val="12"/>
  </w:num>
  <w:num w:numId="37" w16cid:durableId="1988439916">
    <w:abstractNumId w:val="1"/>
  </w:num>
  <w:num w:numId="38" w16cid:durableId="1618443629">
    <w:abstractNumId w:val="23"/>
  </w:num>
  <w:num w:numId="39" w16cid:durableId="945500070">
    <w:abstractNumId w:val="18"/>
  </w:num>
  <w:num w:numId="40" w16cid:durableId="858660322">
    <w:abstractNumId w:val="36"/>
  </w:num>
  <w:num w:numId="41" w16cid:durableId="647709719">
    <w:abstractNumId w:val="39"/>
  </w:num>
  <w:num w:numId="42" w16cid:durableId="106052179">
    <w:abstractNumId w:val="7"/>
  </w:num>
  <w:num w:numId="43" w16cid:durableId="201212985">
    <w:abstractNumId w:val="34"/>
  </w:num>
  <w:num w:numId="44" w16cid:durableId="757597881">
    <w:abstractNumId w:val="30"/>
  </w:num>
  <w:num w:numId="45" w16cid:durableId="1897933014">
    <w:abstractNumId w:val="14"/>
  </w:num>
  <w:num w:numId="46" w16cid:durableId="226772124">
    <w:abstractNumId w:val="22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олодченко Ирина Дмитриевна">
    <w15:presenceInfo w15:providerId="None" w15:userId="Володченко Ирина Дмитриевна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66D1"/>
    <w:rsid w:val="00100B7C"/>
    <w:rsid w:val="00102335"/>
    <w:rsid w:val="001170BD"/>
    <w:rsid w:val="0012790D"/>
    <w:rsid w:val="0013102F"/>
    <w:rsid w:val="00131F64"/>
    <w:rsid w:val="0013314A"/>
    <w:rsid w:val="001338A7"/>
    <w:rsid w:val="00136945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6979"/>
    <w:rsid w:val="00225818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5747"/>
    <w:rsid w:val="00587A0B"/>
    <w:rsid w:val="005907E3"/>
    <w:rsid w:val="00597401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A7F"/>
    <w:rsid w:val="0088613B"/>
    <w:rsid w:val="0088628B"/>
    <w:rsid w:val="00887B7F"/>
    <w:rsid w:val="00891998"/>
    <w:rsid w:val="00891ABF"/>
    <w:rsid w:val="008927D3"/>
    <w:rsid w:val="00897496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A3EB9"/>
    <w:rsid w:val="00AA41EA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26334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E7324"/>
    <w:rsid w:val="00CF1BD9"/>
    <w:rsid w:val="00CF3065"/>
    <w:rsid w:val="00CF59A3"/>
    <w:rsid w:val="00D0445C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18F8"/>
  </w:style>
  <w:style w:type="paragraph" w:styleId="Heading1">
    <w:name w:val="heading 1"/>
    <w:basedOn w:val="Normal"/>
    <w:next w:val="Normal"/>
    <w:link w:val="Heading1Char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BodyText2">
    <w:name w:val="Body Text 2"/>
    <w:basedOn w:val="Normal"/>
    <w:link w:val="BodyText2Char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71E2E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71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sid w:val="00054696"/>
    <w:rPr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"/>
    <w:unhideWhenUsed/>
    <w:rsid w:val="002568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8F9"/>
  </w:style>
  <w:style w:type="paragraph" w:styleId="Footer">
    <w:name w:val="footer"/>
    <w:basedOn w:val="Normal"/>
    <w:link w:val="FooterChar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8F9"/>
  </w:style>
  <w:style w:type="paragraph" w:customStyle="1" w:styleId="Heading11">
    <w:name w:val="Heading 1.1"/>
    <w:basedOn w:val="Heading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Heading1Char">
    <w:name w:val="Heading 1 Char"/>
    <w:basedOn w:val="DefaultParagraphFont"/>
    <w:link w:val="Heading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"/>
    <w:link w:val="Heading11"/>
    <w:rsid w:val="006A0DFE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13FB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0C691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0C691E"/>
  </w:style>
  <w:style w:type="paragraph" w:styleId="NormalWeb">
    <w:name w:val="Normal (Web)"/>
    <w:basedOn w:val="Normal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TOC3">
    <w:name w:val="toc 3"/>
    <w:basedOn w:val="Normal"/>
    <w:next w:val="Normal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locked/>
    <w:rsid w:val="00085689"/>
    <w:rPr>
      <w:noProof/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3">
    <w:name w:val="осн_текст"/>
    <w:basedOn w:val="Normal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rsid w:val="00085689"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sid w:val="00085689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D50C5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ListParagraph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2DBE"/>
  </w:style>
  <w:style w:type="character" w:customStyle="1" w:styleId="ListStyleChar">
    <w:name w:val="ListStyle Char"/>
    <w:basedOn w:val="ListParagraphChar"/>
    <w:link w:val="ListStyle"/>
    <w:rsid w:val="00240FA0"/>
    <w:rPr>
      <w:sz w:val="28"/>
      <w:szCs w:val="28"/>
    </w:rPr>
  </w:style>
  <w:style w:type="paragraph" w:customStyle="1" w:styleId="a9">
    <w:name w:val="ДиСтильАбзаца"/>
    <w:basedOn w:val="Normal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Normal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DefaultParagraphFont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Normal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sid w:val="0013314A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sid w:val="0013314A"/>
    <w:rPr>
      <w:rFonts w:eastAsia="Times New Roman"/>
      <w:sz w:val="28"/>
      <w:lang w:eastAsia="ar-SA"/>
    </w:rPr>
  </w:style>
  <w:style w:type="table" w:styleId="PlainTable5">
    <w:name w:val="Plain Table 5"/>
    <w:basedOn w:val="TableNormal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CommentTextChar">
    <w:name w:val="Comment Text Char"/>
    <w:basedOn w:val="DefaultParagraphFont"/>
    <w:link w:val="CommentText"/>
    <w:semiHidden/>
    <w:rsid w:val="00ED5164"/>
  </w:style>
  <w:style w:type="paragraph" w:styleId="Bibliography">
    <w:name w:val="Bibliography"/>
    <w:basedOn w:val="Normal"/>
    <w:next w:val="Normal"/>
    <w:uiPriority w:val="37"/>
    <w:unhideWhenUsed/>
    <w:rsid w:val="001739BB"/>
  </w:style>
  <w:style w:type="paragraph" w:styleId="Revision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D4B2B038-16B4-4AC1-B249-CA48853FC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5288</Words>
  <Characters>30144</Characters>
  <Application>Microsoft Office Word</Application>
  <DocSecurity>0</DocSecurity>
  <Lines>251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Radchenko Gleb</cp:lastModifiedBy>
  <cp:revision>3</cp:revision>
  <cp:lastPrinted>2020-06-03T15:59:00Z</cp:lastPrinted>
  <dcterms:created xsi:type="dcterms:W3CDTF">2023-03-10T15:10:00Z</dcterms:created>
  <dcterms:modified xsi:type="dcterms:W3CDTF">2023-03-10T15:30:00Z</dcterms:modified>
  <cp:category>Образцы документов</cp:category>
</cp:coreProperties>
</file>